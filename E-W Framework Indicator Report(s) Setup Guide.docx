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1E1A391A" w:rsidP="1E1A391A" w:rsidRDefault="1E1A391A" w14:paraId="35231BEC" w14:textId="09CFD84C">
      <w:pPr>
        <w:pStyle w:val="NoSpacing"/>
      </w:pPr>
    </w:p>
    <w:p w:rsidR="00E455BA" w:rsidP="009A1497" w:rsidRDefault="0069547C" w14:paraId="754D0EF8" w14:textId="2F561A4C">
      <w:pPr>
        <w:pStyle w:val="Title"/>
      </w:pPr>
      <w:bookmarkStart w:name="_Int_8lZXDtU2" w:id="0"/>
      <w:r>
        <w:t>E</w:t>
      </w:r>
      <w:r w:rsidR="79A54804">
        <w:t>-</w:t>
      </w:r>
      <w:r>
        <w:t xml:space="preserve">W </w:t>
      </w:r>
      <w:r w:rsidR="007472C8">
        <w:t xml:space="preserve">Indicator </w:t>
      </w:r>
      <w:r>
        <w:t xml:space="preserve">Framework </w:t>
      </w:r>
      <w:r w:rsidR="2F990179">
        <w:t>BI Reports</w:t>
      </w:r>
      <w:r w:rsidR="09CF99EE">
        <w:t xml:space="preserve"> </w:t>
      </w:r>
      <w:r w:rsidR="3D865AD9">
        <w:t>Setup</w:t>
      </w:r>
      <w:r>
        <w:t xml:space="preserve"> Guide</w:t>
      </w:r>
      <w:bookmarkEnd w:id="0"/>
    </w:p>
    <w:p w:rsidRPr="009A1497" w:rsidR="00F55EBF" w:rsidP="6027FBD2" w:rsidRDefault="3A013424" w14:paraId="4D4E5DA7" w14:textId="750FEA10">
      <w:pPr>
        <w:pStyle w:val="Subtitle"/>
        <w:spacing w:before="120" w:after="0"/>
        <w:rPr>
          <w:rFonts w:asciiTheme="minorHAnsi" w:hAnsiTheme="minorHAnsi"/>
          <w:b/>
          <w:bCs/>
          <w:color w:val="FBB244"/>
        </w:rPr>
      </w:pPr>
      <w:r w:rsidRPr="6027FBD2">
        <w:rPr>
          <w:rFonts w:asciiTheme="minorHAnsi" w:hAnsiTheme="minorHAnsi"/>
          <w:b/>
          <w:bCs/>
          <w:color w:val="FBB244"/>
        </w:rPr>
        <w:t xml:space="preserve">October </w:t>
      </w:r>
      <w:r w:rsidRPr="6027FBD2" w:rsidR="00F03FD5">
        <w:rPr>
          <w:rFonts w:asciiTheme="minorHAnsi" w:hAnsiTheme="minorHAnsi"/>
          <w:b/>
          <w:bCs/>
          <w:color w:val="FBB244"/>
        </w:rPr>
        <w:t>2024</w:t>
      </w:r>
    </w:p>
    <w:p w:rsidR="0011293D" w:rsidP="1E1A391A" w:rsidRDefault="00F03FD5" w14:paraId="47F19D13" w14:textId="087D0B16">
      <w:pPr>
        <w:rPr>
          <w:rStyle w:val="SubtleEmphasis"/>
          <w:rFonts w:asciiTheme="majorHAnsi" w:hAnsiTheme="majorHAnsi" w:eastAsiaTheme="majorEastAsia" w:cstheme="majorBidi"/>
          <w:sz w:val="22"/>
        </w:rPr>
      </w:pPr>
      <w:r w:rsidRPr="1E1A391A">
        <w:rPr>
          <w:rStyle w:val="SubtleEmphasis"/>
          <w:rFonts w:asciiTheme="majorHAnsi" w:hAnsiTheme="majorHAnsi" w:eastAsiaTheme="majorEastAsia" w:cstheme="majorBidi"/>
          <w:sz w:val="22"/>
        </w:rPr>
        <w:t xml:space="preserve">This </w:t>
      </w:r>
      <w:r w:rsidRPr="1E1A391A" w:rsidR="00D26D24">
        <w:rPr>
          <w:rStyle w:val="SubtleEmphasis"/>
          <w:rFonts w:asciiTheme="majorHAnsi" w:hAnsiTheme="majorHAnsi" w:eastAsiaTheme="majorEastAsia" w:cstheme="majorBidi"/>
          <w:sz w:val="22"/>
        </w:rPr>
        <w:t xml:space="preserve">setup </w:t>
      </w:r>
      <w:r w:rsidRPr="1E1A391A">
        <w:rPr>
          <w:rStyle w:val="SubtleEmphasis"/>
          <w:rFonts w:asciiTheme="majorHAnsi" w:hAnsiTheme="majorHAnsi" w:eastAsiaTheme="majorEastAsia" w:cstheme="majorBidi"/>
          <w:sz w:val="22"/>
        </w:rPr>
        <w:t xml:space="preserve">guide is the reference document </w:t>
      </w:r>
      <w:r w:rsidRPr="1E1A391A" w:rsidR="046F9701">
        <w:rPr>
          <w:rStyle w:val="SubtleEmphasis"/>
          <w:rFonts w:asciiTheme="majorHAnsi" w:hAnsiTheme="majorHAnsi" w:eastAsiaTheme="majorEastAsia" w:cstheme="majorBidi"/>
          <w:sz w:val="22"/>
        </w:rPr>
        <w:t xml:space="preserve">for </w:t>
      </w:r>
      <w:r w:rsidRPr="1E1A391A" w:rsidR="00D26D24">
        <w:rPr>
          <w:rStyle w:val="SubtleEmphasis"/>
          <w:rFonts w:asciiTheme="majorHAnsi" w:hAnsiTheme="majorHAnsi" w:eastAsiaTheme="majorEastAsia" w:cstheme="majorBidi"/>
          <w:sz w:val="22"/>
        </w:rPr>
        <w:t xml:space="preserve">implementing </w:t>
      </w:r>
      <w:r w:rsidRPr="1E1A391A" w:rsidR="046F9701">
        <w:rPr>
          <w:rStyle w:val="SubtleEmphasis"/>
          <w:rFonts w:asciiTheme="majorHAnsi" w:hAnsiTheme="majorHAnsi" w:eastAsiaTheme="majorEastAsia" w:cstheme="majorBidi"/>
          <w:sz w:val="22"/>
        </w:rPr>
        <w:t xml:space="preserve">the </w:t>
      </w:r>
      <w:ins w:author="Nancy Copa" w:date="2024-10-05T11:29:00Z" w16du:dateUtc="2024-10-05T15:29:00Z" w:id="1"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begin"/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instrText>HYPERLINK "https://www.educationtoworkforce.org/"</w:instrText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separate"/>
        </w:r>
      </w:ins>
      <w:r w:rsidRPr="1E1A391A" w:rsidR="0011293D">
        <w:rPr>
          <w:rStyle w:val="Hyperlink"/>
          <w:rFonts w:asciiTheme="majorHAnsi" w:hAnsiTheme="majorHAnsi" w:eastAsiaTheme="majorEastAsia" w:cstheme="majorBidi"/>
        </w:rPr>
        <w:t>Education-to-Workforce (</w:t>
      </w:r>
      <w:r w:rsidRPr="1E1A391A" w:rsidR="5C94A242">
        <w:rPr>
          <w:rStyle w:val="Hyperlink"/>
          <w:rFonts w:asciiTheme="majorHAnsi" w:hAnsiTheme="majorHAnsi" w:eastAsiaTheme="majorEastAsia" w:cstheme="majorBidi"/>
        </w:rPr>
        <w:t>E-W</w:t>
      </w:r>
      <w:r w:rsidRPr="1E1A391A" w:rsidR="0011293D">
        <w:rPr>
          <w:rStyle w:val="Hyperlink"/>
          <w:rFonts w:asciiTheme="majorHAnsi" w:hAnsiTheme="majorHAnsi" w:eastAsiaTheme="majorEastAsia" w:cstheme="majorBidi"/>
        </w:rPr>
        <w:t>)</w:t>
      </w:r>
      <w:r w:rsidRPr="1E1A391A" w:rsidR="5C94A242">
        <w:rPr>
          <w:rStyle w:val="Hyperlink"/>
          <w:rFonts w:asciiTheme="majorHAnsi" w:hAnsiTheme="majorHAnsi" w:eastAsiaTheme="majorEastAsia" w:cstheme="majorBidi"/>
        </w:rPr>
        <w:t xml:space="preserve"> </w:t>
      </w:r>
      <w:r w:rsidRPr="1E1A391A" w:rsidR="008F7C2D">
        <w:rPr>
          <w:rStyle w:val="Hyperlink"/>
          <w:rFonts w:asciiTheme="majorHAnsi" w:hAnsiTheme="majorHAnsi" w:eastAsiaTheme="majorEastAsia" w:cstheme="majorBidi"/>
        </w:rPr>
        <w:t xml:space="preserve">Indicator </w:t>
      </w:r>
      <w:r w:rsidRPr="1E1A391A" w:rsidR="5C94A242">
        <w:rPr>
          <w:rStyle w:val="Hyperlink"/>
          <w:rFonts w:asciiTheme="majorHAnsi" w:hAnsiTheme="majorHAnsi" w:eastAsiaTheme="majorEastAsia" w:cstheme="majorBidi"/>
        </w:rPr>
        <w:t>Framework</w:t>
      </w:r>
      <w:ins w:author="Nancy Copa" w:date="2024-10-05T11:29:00Z" w16du:dateUtc="2024-10-05T15:29:00Z" w:id="2"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end"/>
        </w:r>
      </w:ins>
      <w:r w:rsidRPr="1E1A391A" w:rsidR="5B45F138">
        <w:rPr>
          <w:rStyle w:val="SubtleEmphasis"/>
          <w:rFonts w:asciiTheme="majorHAnsi" w:hAnsiTheme="majorHAnsi" w:eastAsiaTheme="majorEastAsia" w:cstheme="majorBidi"/>
          <w:sz w:val="22"/>
        </w:rPr>
        <w:t xml:space="preserve"> </w:t>
      </w:r>
      <w:r w:rsidRPr="1E1A391A">
        <w:rPr>
          <w:rStyle w:val="SubtleEmphasis"/>
          <w:rFonts w:asciiTheme="majorHAnsi" w:hAnsiTheme="majorHAnsi" w:eastAsiaTheme="majorEastAsia" w:cstheme="majorBidi"/>
          <w:sz w:val="22"/>
        </w:rPr>
        <w:t>Power BI report</w:t>
      </w:r>
      <w:r w:rsidRPr="1E1A391A" w:rsidR="16D9B545">
        <w:rPr>
          <w:rStyle w:val="SubtleEmphasis"/>
          <w:rFonts w:asciiTheme="majorHAnsi" w:hAnsiTheme="majorHAnsi" w:eastAsiaTheme="majorEastAsia" w:cstheme="majorBidi"/>
          <w:sz w:val="22"/>
        </w:rPr>
        <w:t>s</w:t>
      </w:r>
      <w:r w:rsidRPr="1E1A391A" w:rsidR="6300C867">
        <w:rPr>
          <w:rStyle w:val="SubtleEmphasis"/>
          <w:rFonts w:asciiTheme="majorHAnsi" w:hAnsiTheme="majorHAnsi" w:eastAsiaTheme="majorEastAsia" w:cstheme="majorBidi"/>
          <w:sz w:val="22"/>
        </w:rPr>
        <w:t xml:space="preserve">. These reports </w:t>
      </w:r>
      <w:r w:rsidRPr="1E1A391A" w:rsidR="009D6081">
        <w:rPr>
          <w:rStyle w:val="SubtleEmphasis"/>
          <w:rFonts w:asciiTheme="majorHAnsi" w:hAnsiTheme="majorHAnsi" w:eastAsiaTheme="majorEastAsia" w:cstheme="majorBidi"/>
          <w:sz w:val="22"/>
        </w:rPr>
        <w:t xml:space="preserve">reference </w:t>
      </w:r>
      <w:r w:rsidRPr="1E1A391A" w:rsidR="0ECE6BC5">
        <w:rPr>
          <w:rStyle w:val="SubtleEmphasis"/>
          <w:rFonts w:asciiTheme="majorHAnsi" w:hAnsiTheme="majorHAnsi" w:eastAsiaTheme="majorEastAsia" w:cstheme="majorBidi"/>
          <w:sz w:val="22"/>
        </w:rPr>
        <w:t xml:space="preserve">the </w:t>
      </w:r>
      <w:r w:rsidRPr="1E1A391A" w:rsidR="00F0310A">
        <w:rPr>
          <w:rStyle w:val="SubtleEmphasis"/>
          <w:rFonts w:asciiTheme="majorHAnsi" w:hAnsiTheme="majorHAnsi" w:eastAsiaTheme="majorEastAsia" w:cstheme="majorBidi"/>
          <w:sz w:val="22"/>
        </w:rPr>
        <w:t xml:space="preserve">20 </w:t>
      </w:r>
      <w:ins w:author="Nancy Copa" w:date="2024-10-05T11:31:00Z" w16du:dateUtc="2024-10-05T15:31:00Z" w:id="3"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begin"/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instrText>HYPERLINK "https://www.educationtoworkforce.org/essential-questions"</w:instrText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separate"/>
        </w:r>
      </w:ins>
      <w:r w:rsidRPr="1E1A391A" w:rsidR="16D9B545">
        <w:rPr>
          <w:rStyle w:val="Hyperlink"/>
          <w:rFonts w:asciiTheme="majorHAnsi" w:hAnsiTheme="majorHAnsi" w:eastAsiaTheme="majorEastAsia" w:cstheme="majorBidi"/>
        </w:rPr>
        <w:t xml:space="preserve">essential </w:t>
      </w:r>
      <w:r w:rsidRPr="1E1A391A" w:rsidR="6BFD7754">
        <w:rPr>
          <w:rStyle w:val="Hyperlink"/>
          <w:rFonts w:asciiTheme="majorHAnsi" w:hAnsiTheme="majorHAnsi" w:eastAsiaTheme="majorEastAsia" w:cstheme="majorBidi"/>
        </w:rPr>
        <w:t>questions</w:t>
      </w:r>
      <w:ins w:author="Nancy Copa" w:date="2024-10-05T11:31:00Z" w16du:dateUtc="2024-10-05T15:31:00Z" w:id="4"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end"/>
        </w:r>
      </w:ins>
      <w:r w:rsidRPr="1E1A391A" w:rsidR="6BFD7754">
        <w:rPr>
          <w:rStyle w:val="SubtleEmphasis"/>
          <w:rFonts w:asciiTheme="majorHAnsi" w:hAnsiTheme="majorHAnsi" w:eastAsiaTheme="majorEastAsia" w:cstheme="majorBidi"/>
          <w:sz w:val="22"/>
        </w:rPr>
        <w:t xml:space="preserve"> </w:t>
      </w:r>
      <w:r w:rsidRPr="1E1A391A" w:rsidR="16D9B545">
        <w:rPr>
          <w:rStyle w:val="SubtleEmphasis"/>
          <w:rFonts w:asciiTheme="majorHAnsi" w:hAnsiTheme="majorHAnsi" w:eastAsiaTheme="majorEastAsia" w:cstheme="majorBidi"/>
          <w:sz w:val="22"/>
        </w:rPr>
        <w:t xml:space="preserve">for E-W data systems to </w:t>
      </w:r>
      <w:r w:rsidRPr="1E1A391A" w:rsidR="00CF10C0">
        <w:rPr>
          <w:rStyle w:val="SubtleEmphasis"/>
          <w:rFonts w:asciiTheme="majorHAnsi" w:hAnsiTheme="majorHAnsi" w:eastAsiaTheme="majorEastAsia" w:cstheme="majorBidi"/>
          <w:sz w:val="22"/>
        </w:rPr>
        <w:t>demonstrate</w:t>
      </w:r>
      <w:r w:rsidRPr="1E1A391A" w:rsidR="16D9B545">
        <w:rPr>
          <w:rStyle w:val="SubtleEmphasis"/>
          <w:rFonts w:asciiTheme="majorHAnsi" w:hAnsiTheme="majorHAnsi" w:eastAsiaTheme="majorEastAsia" w:cstheme="majorBidi"/>
          <w:sz w:val="22"/>
        </w:rPr>
        <w:t xml:space="preserve"> how students are progressing from early education through career.</w:t>
      </w:r>
      <w:r w:rsidRPr="1E1A391A" w:rsidR="6684070C">
        <w:rPr>
          <w:rStyle w:val="SubtleEmphasis"/>
          <w:rFonts w:asciiTheme="majorHAnsi" w:hAnsiTheme="majorHAnsi" w:eastAsiaTheme="majorEastAsia" w:cstheme="majorBidi"/>
          <w:sz w:val="22"/>
        </w:rPr>
        <w:t xml:space="preserve"> The report</w:t>
      </w:r>
      <w:r w:rsidRPr="1E1A391A" w:rsidR="00385E82">
        <w:rPr>
          <w:rStyle w:val="SubtleEmphasis"/>
          <w:rFonts w:asciiTheme="majorHAnsi" w:hAnsiTheme="majorHAnsi" w:eastAsiaTheme="majorEastAsia" w:cstheme="majorBidi"/>
          <w:sz w:val="22"/>
        </w:rPr>
        <w:t>s</w:t>
      </w:r>
      <w:r w:rsidRPr="1E1A391A" w:rsidR="6684070C">
        <w:rPr>
          <w:rStyle w:val="SubtleEmphasis"/>
          <w:rFonts w:asciiTheme="majorHAnsi" w:hAnsiTheme="majorHAnsi" w:eastAsiaTheme="majorEastAsia" w:cstheme="majorBidi"/>
          <w:sz w:val="22"/>
        </w:rPr>
        <w:t xml:space="preserve"> </w:t>
      </w:r>
      <w:r w:rsidRPr="1E1A391A" w:rsidR="00385E82">
        <w:rPr>
          <w:rStyle w:val="SubtleEmphasis"/>
          <w:rFonts w:asciiTheme="majorHAnsi" w:hAnsiTheme="majorHAnsi" w:eastAsiaTheme="majorEastAsia" w:cstheme="majorBidi"/>
          <w:sz w:val="22"/>
        </w:rPr>
        <w:t>are</w:t>
      </w:r>
      <w:r w:rsidRPr="1E1A391A" w:rsidR="6684070C">
        <w:rPr>
          <w:rStyle w:val="SubtleEmphasis"/>
          <w:rFonts w:asciiTheme="majorHAnsi" w:hAnsiTheme="majorHAnsi" w:eastAsiaTheme="majorEastAsia" w:cstheme="majorBidi"/>
          <w:sz w:val="22"/>
        </w:rPr>
        <w:t xml:space="preserve"> stored on the CEDS Collaborative Exchange in the </w:t>
      </w:r>
      <w:r w:rsidRPr="1E1A391A" w:rsidR="3E85622B">
        <w:rPr>
          <w:rStyle w:val="SubtleEmphasis"/>
          <w:rFonts w:asciiTheme="majorHAnsi" w:hAnsiTheme="majorHAnsi" w:eastAsiaTheme="majorEastAsia" w:cstheme="majorBidi"/>
          <w:sz w:val="22"/>
        </w:rPr>
        <w:t>open-source</w:t>
      </w:r>
      <w:r w:rsidRPr="1E1A391A" w:rsidR="6684070C">
        <w:rPr>
          <w:rStyle w:val="SubtleEmphasis"/>
          <w:rFonts w:asciiTheme="majorHAnsi" w:hAnsiTheme="majorHAnsi" w:eastAsiaTheme="majorEastAsia" w:cstheme="majorBidi"/>
          <w:sz w:val="22"/>
        </w:rPr>
        <w:t xml:space="preserve"> Community where anyone using the CEDS Data Warehouse can access and use their own systems. </w:t>
      </w:r>
      <w:r w:rsidRPr="1E1A391A" w:rsidR="001A3A81">
        <w:rPr>
          <w:rStyle w:val="SubtleEmphasis"/>
          <w:rFonts w:asciiTheme="majorHAnsi" w:hAnsiTheme="majorHAnsi" w:eastAsiaTheme="majorEastAsia" w:cstheme="majorBidi"/>
          <w:sz w:val="22"/>
        </w:rPr>
        <w:t xml:space="preserve">This </w:t>
      </w:r>
      <w:r w:rsidRPr="1E1A391A" w:rsidR="2ABA61B8">
        <w:rPr>
          <w:rStyle w:val="SubtleEmphasis"/>
          <w:rFonts w:asciiTheme="majorHAnsi" w:hAnsiTheme="majorHAnsi" w:eastAsiaTheme="majorEastAsia" w:cstheme="majorBidi"/>
          <w:sz w:val="22"/>
        </w:rPr>
        <w:t>setup</w:t>
      </w:r>
      <w:r w:rsidRPr="1E1A391A" w:rsidR="007C6E39">
        <w:rPr>
          <w:rStyle w:val="SubtleEmphasis"/>
          <w:rFonts w:asciiTheme="majorHAnsi" w:hAnsiTheme="majorHAnsi" w:eastAsiaTheme="majorEastAsia" w:cstheme="majorBidi"/>
          <w:sz w:val="22"/>
        </w:rPr>
        <w:t xml:space="preserve"> </w:t>
      </w:r>
      <w:r w:rsidRPr="1E1A391A" w:rsidR="0050231B">
        <w:rPr>
          <w:rStyle w:val="SubtleEmphasis"/>
          <w:rFonts w:asciiTheme="majorHAnsi" w:hAnsiTheme="majorHAnsi" w:eastAsiaTheme="majorEastAsia" w:cstheme="majorBidi"/>
          <w:sz w:val="22"/>
        </w:rPr>
        <w:t>guide</w:t>
      </w:r>
      <w:r w:rsidRPr="1E1A391A" w:rsidR="3A27B747">
        <w:rPr>
          <w:rStyle w:val="SubtleEmphasis"/>
          <w:rFonts w:asciiTheme="majorHAnsi" w:hAnsiTheme="majorHAnsi" w:eastAsiaTheme="majorEastAsia" w:cstheme="majorBidi"/>
          <w:sz w:val="22"/>
        </w:rPr>
        <w:t xml:space="preserve"> includes</w:t>
      </w:r>
      <w:r w:rsidRPr="1E1A391A" w:rsidR="0050231B">
        <w:rPr>
          <w:rStyle w:val="SubtleEmphasis"/>
          <w:rFonts w:asciiTheme="majorHAnsi" w:hAnsiTheme="majorHAnsi" w:eastAsiaTheme="majorEastAsia" w:cstheme="majorBidi"/>
          <w:sz w:val="22"/>
        </w:rPr>
        <w:t>:</w:t>
      </w:r>
    </w:p>
    <w:p w:rsidR="0011293D" w:rsidP="1E1A391A" w:rsidRDefault="326B10C4" w14:paraId="59CF0A15" w14:textId="5BE4004F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color w:val="auto"/>
          <w:sz w:val="22"/>
        </w:rPr>
      </w:pPr>
      <w:r w:rsidRPr="1FE5188E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R</w:t>
      </w:r>
      <w:r w:rsidRPr="1FE5188E" w:rsidR="005079E2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eport prerequisites</w:t>
      </w:r>
      <w:r w:rsidRPr="1FE5188E" w:rsidR="7CF58D5C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.</w:t>
      </w:r>
      <w:r w:rsidRPr="1FE5188E" w:rsidR="005079E2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 xml:space="preserve"> </w:t>
      </w:r>
    </w:p>
    <w:p w:rsidR="0011293D" w:rsidP="1E1A391A" w:rsidRDefault="5B7ED80C" w14:paraId="1D0D2998" w14:textId="472D06C6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color w:val="auto"/>
          <w:sz w:val="22"/>
        </w:rPr>
      </w:pPr>
      <w:r w:rsidRPr="1FE5188E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I</w:t>
      </w:r>
      <w:r w:rsidRPr="1FE5188E" w:rsidR="005079E2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nstructions for preparing the CEDS Data Warehouse for the report</w:t>
      </w:r>
      <w:r w:rsidRPr="1FE5188E" w:rsidR="0884D199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.</w:t>
      </w:r>
    </w:p>
    <w:p w:rsidR="0011293D" w:rsidP="1E1A391A" w:rsidRDefault="0884D199" w14:paraId="12542C2F" w14:textId="05DB0EE5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color w:val="auto"/>
          <w:sz w:val="22"/>
        </w:rPr>
      </w:pPr>
      <w:r w:rsidRPr="1FE5188E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I</w:t>
      </w:r>
      <w:r w:rsidRPr="1FE5188E" w:rsidR="005079E2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nstructions for downloading and connecting the report to the CEDS Data Warehouse</w:t>
      </w:r>
      <w:r w:rsidRPr="1FE5188E" w:rsidR="2D40CB50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.</w:t>
      </w:r>
    </w:p>
    <w:p w:rsidR="0011293D" w:rsidP="71C2D07A" w:rsidRDefault="2D40CB50" w14:paraId="1CA1243C" w14:textId="4359933C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sz w:val="22"/>
        </w:rPr>
      </w:pPr>
      <w:r w:rsidRPr="71C2D07A">
        <w:rPr>
          <w:rStyle w:val="SubtleEmphasis"/>
          <w:rFonts w:asciiTheme="majorHAnsi" w:hAnsiTheme="majorHAnsi" w:eastAsiaTheme="majorEastAsia" w:cstheme="majorBidi"/>
          <w:sz w:val="22"/>
        </w:rPr>
        <w:t>B</w:t>
      </w:r>
      <w:r w:rsidRPr="71C2D07A" w:rsidR="005079E2">
        <w:rPr>
          <w:rStyle w:val="SubtleEmphasis"/>
          <w:rFonts w:asciiTheme="majorHAnsi" w:hAnsiTheme="majorHAnsi" w:eastAsiaTheme="majorEastAsia" w:cstheme="majorBidi"/>
          <w:sz w:val="22"/>
        </w:rPr>
        <w:t>est practices for distributing the report</w:t>
      </w:r>
      <w:r w:rsidRPr="71C2D07A" w:rsidR="21CDC1F2">
        <w:rPr>
          <w:rStyle w:val="SubtleEmphasis"/>
          <w:rFonts w:asciiTheme="majorHAnsi" w:hAnsiTheme="majorHAnsi" w:eastAsiaTheme="majorEastAsia" w:cstheme="majorBidi"/>
          <w:sz w:val="22"/>
        </w:rPr>
        <w:t>.</w:t>
      </w:r>
    </w:p>
    <w:p w:rsidRPr="005079E2" w:rsidR="001A3A81" w:rsidP="1FE5188E" w:rsidRDefault="67AB063F" w14:paraId="0B90CCCA" w14:textId="7D14917E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sz w:val="22"/>
        </w:rPr>
      </w:pPr>
      <w:r w:rsidRPr="1FE5188E">
        <w:rPr>
          <w:rStyle w:val="SubtleEmphasis"/>
          <w:rFonts w:asciiTheme="majorHAnsi" w:hAnsiTheme="majorHAnsi" w:eastAsiaTheme="majorEastAsia" w:cstheme="majorBidi"/>
          <w:sz w:val="22"/>
        </w:rPr>
        <w:t>I</w:t>
      </w:r>
      <w:r w:rsidRPr="1FE5188E" w:rsidR="005079E2">
        <w:rPr>
          <w:rStyle w:val="SubtleEmphasis"/>
          <w:rFonts w:asciiTheme="majorHAnsi" w:hAnsiTheme="majorHAnsi" w:eastAsiaTheme="majorEastAsia" w:cstheme="majorBidi"/>
          <w:sz w:val="22"/>
        </w:rPr>
        <w:t xml:space="preserve">nformation about refreshing data within the report. </w:t>
      </w:r>
    </w:p>
    <w:p w:rsidRPr="001A0B88" w:rsidR="007C2B6A" w:rsidP="007C2B6A" w:rsidRDefault="5D28FF48" w14:paraId="108FF44D" w14:textId="594EFF8A">
      <w:pPr>
        <w:pStyle w:val="Heading1"/>
      </w:pPr>
      <w:r>
        <w:t>Assistance</w:t>
      </w:r>
    </w:p>
    <w:p w:rsidRPr="001A0B88" w:rsidR="007C2B6A" w:rsidP="34C43ABD" w:rsidRDefault="5D28FF48" w14:paraId="243F189C" w14:textId="430F7DB1">
      <w:r>
        <w:t xml:space="preserve">If you require assistance with </w:t>
      </w:r>
      <w:r w:rsidR="006421D6">
        <w:t>installing</w:t>
      </w:r>
      <w:r>
        <w:t xml:space="preserve"> or </w:t>
      </w:r>
      <w:r w:rsidR="5FFA94F6">
        <w:t>using</w:t>
      </w:r>
      <w:r w:rsidR="006421D6">
        <w:t xml:space="preserve"> </w:t>
      </w:r>
      <w:r>
        <w:t xml:space="preserve">the </w:t>
      </w:r>
      <w:r w:rsidR="006421D6">
        <w:t>E-W Indicator Framework reports</w:t>
      </w:r>
      <w:r>
        <w:t xml:space="preserve">, please contact </w:t>
      </w:r>
      <w:hyperlink w:history="1" r:id="rId11">
        <w:r w:rsidRPr="1E1A391A" w:rsidR="00035257">
          <w:rPr>
            <w:rStyle w:val="Hyperlink"/>
          </w:rPr>
          <w:t>ewframework@aemcorp.com</w:t>
        </w:r>
      </w:hyperlink>
      <w:r w:rsidR="00035257">
        <w:t xml:space="preserve">. </w:t>
      </w:r>
    </w:p>
    <w:p w:rsidRPr="001A0B88" w:rsidR="007C2B6A" w:rsidP="007C2B6A" w:rsidRDefault="00257D21" w14:paraId="350BDB8E" w14:textId="4D2F53CB">
      <w:pPr>
        <w:pStyle w:val="Heading1"/>
      </w:pPr>
      <w:r>
        <w:t>Report</w:t>
      </w:r>
      <w:r w:rsidR="00E82B18">
        <w:t>s</w:t>
      </w:r>
      <w:r>
        <w:t xml:space="preserve"> </w:t>
      </w:r>
      <w:r w:rsidR="00F03FD5">
        <w:t>Prerequisites</w:t>
      </w:r>
    </w:p>
    <w:p w:rsidR="00F03FD5" w:rsidP="00992209" w:rsidRDefault="000B6545" w14:paraId="10CE8F74" w14:textId="7383E652">
      <w:pPr>
        <w:pStyle w:val="ListParagraph"/>
        <w:numPr>
          <w:ilvl w:val="0"/>
          <w:numId w:val="9"/>
        </w:numPr>
        <w:spacing w:after="0"/>
      </w:pPr>
      <w:r>
        <w:t xml:space="preserve">Have </w:t>
      </w:r>
      <w:r w:rsidR="00F03FD5">
        <w:t xml:space="preserve">Generate or </w:t>
      </w:r>
      <w:r w:rsidR="00A90AF3">
        <w:t>the</w:t>
      </w:r>
      <w:r w:rsidR="00F03FD5">
        <w:t xml:space="preserve"> CEDS Data Warehouse</w:t>
      </w:r>
      <w:r>
        <w:t xml:space="preserve"> installed</w:t>
      </w:r>
      <w:r w:rsidR="002F0943">
        <w:t>.</w:t>
      </w:r>
    </w:p>
    <w:p w:rsidR="00FB6FBA" w:rsidP="00992209" w:rsidRDefault="000B6545" w14:paraId="77390E61" w14:textId="33221CF4">
      <w:pPr>
        <w:pStyle w:val="ListParagraph"/>
        <w:numPr>
          <w:ilvl w:val="0"/>
          <w:numId w:val="9"/>
        </w:numPr>
        <w:spacing w:after="0"/>
        <w:rPr/>
      </w:pPr>
      <w:r w:rsidR="000B6545">
        <w:rPr/>
        <w:t xml:space="preserve">Have the </w:t>
      </w:r>
      <w:r w:rsidR="41A2D5CE">
        <w:rPr/>
        <w:t xml:space="preserve">latest version of </w:t>
      </w:r>
      <w:r w:rsidR="00FB6FBA">
        <w:rPr/>
        <w:t>Power BI Desktop</w:t>
      </w:r>
      <w:r w:rsidR="000B6545">
        <w:rPr/>
        <w:t xml:space="preserve"> installed</w:t>
      </w:r>
      <w:r w:rsidR="002F0943">
        <w:rPr/>
        <w:t>.</w:t>
      </w:r>
    </w:p>
    <w:p w:rsidR="009558F0" w:rsidP="00992209" w:rsidRDefault="009558F0" w14:paraId="04D9962D" w14:textId="3EBD8A1E">
      <w:pPr>
        <w:pStyle w:val="ListParagraph"/>
        <w:numPr>
          <w:ilvl w:val="0"/>
          <w:numId w:val="9"/>
        </w:numPr>
        <w:spacing w:after="0"/>
      </w:pPr>
      <w:r>
        <w:t>VPN Access</w:t>
      </w:r>
      <w:r w:rsidR="00A90AF3">
        <w:t>,</w:t>
      </w:r>
      <w:r>
        <w:t xml:space="preserve"> if required</w:t>
      </w:r>
      <w:r w:rsidR="002F0943">
        <w:t>.</w:t>
      </w:r>
    </w:p>
    <w:p w:rsidRPr="001A0B88" w:rsidR="00A90AF3" w:rsidP="47441C3E" w:rsidRDefault="00454C4E" w14:paraId="1093FDB0" w14:textId="681E7517">
      <w:pPr>
        <w:pStyle w:val="Heading1"/>
        <w:spacing w:after="0"/>
      </w:pPr>
      <w:r w:rsidR="00454C4E">
        <w:rPr/>
        <w:t>About the Reports</w:t>
      </w:r>
    </w:p>
    <w:p w:rsidR="00A90AF3" w:rsidP="00A90AF3" w:rsidRDefault="00A90AF3" w14:paraId="2FE6E347" w14:textId="6E19C680">
      <w:pPr>
        <w:spacing w:after="0"/>
      </w:pPr>
      <w:bookmarkStart w:name="_Int_lhmsfiMG" w:id="740792696"/>
      <w:r w:rsidR="00A90AF3">
        <w:rPr/>
        <w:t>Within</w:t>
      </w:r>
      <w:bookmarkEnd w:id="740792696"/>
      <w:r w:rsidR="00A90AF3">
        <w:rPr/>
        <w:t xml:space="preserve"> the 20 essential questions, the E-W Indicator Framework has 99 </w:t>
      </w:r>
      <w:hyperlink r:id="Rff7c441df4e444d3">
        <w:r w:rsidRPr="19EC1218" w:rsidR="00A90AF3">
          <w:rPr>
            <w:rStyle w:val="Hyperlink"/>
          </w:rPr>
          <w:t>indicators</w:t>
        </w:r>
      </w:hyperlink>
      <w:r w:rsidR="00A90AF3">
        <w:rPr/>
        <w:t xml:space="preserve"> with suggested metrics provided for each. The metrics were developed as </w:t>
      </w:r>
      <w:hyperlink r:id="R1d8fe976edb74cfd">
        <w:r w:rsidRPr="19EC1218" w:rsidR="00A90AF3">
          <w:rPr>
            <w:rStyle w:val="Hyperlink"/>
          </w:rPr>
          <w:t>CEDS Connections</w:t>
        </w:r>
      </w:hyperlink>
      <w:r w:rsidR="00A90AF3">
        <w:rPr/>
        <w:t xml:space="preserve"> (select E</w:t>
      </w:r>
      <w:r w:rsidR="15358302">
        <w:rPr/>
        <w:t>ducation-to-Workforce</w:t>
      </w:r>
      <w:r w:rsidR="00A90AF3">
        <w:rPr/>
        <w:t xml:space="preserve"> Indicator Framework in the Category drop down) which documents the elements and analysis criteria </w:t>
      </w:r>
      <w:r w:rsidR="00A90AF3">
        <w:rPr/>
        <w:t>required</w:t>
      </w:r>
      <w:r w:rsidR="00A90AF3">
        <w:rPr/>
        <w:t xml:space="preserve"> to track the metric using your own education data systems. To </w:t>
      </w:r>
      <w:r w:rsidR="00A90AF3">
        <w:rPr/>
        <w:t>assist</w:t>
      </w:r>
      <w:r w:rsidR="00A90AF3">
        <w:rPr/>
        <w:t xml:space="preserve"> users in reporting on the metrics, </w:t>
      </w:r>
      <w:r w:rsidR="0A3D553F">
        <w:rPr/>
        <w:t>CEDS</w:t>
      </w:r>
      <w:r w:rsidR="00A90AF3">
        <w:rPr/>
        <w:t xml:space="preserve"> Connections are being used to develop public facing Power BI reports. </w:t>
      </w:r>
    </w:p>
    <w:p w:rsidR="00A90AF3" w:rsidP="47441C3E" w:rsidRDefault="00A90AF3" w14:paraId="550CD300" w14:textId="5EB844B0">
      <w:pPr>
        <w:pStyle w:val="Normal"/>
        <w:spacing w:after="0"/>
      </w:pPr>
    </w:p>
    <w:p w:rsidR="00A90AF3" w:rsidP="19EC1218" w:rsidRDefault="00A90AF3" w14:paraId="0EEC7C40" w14:textId="0828A56A">
      <w:pPr>
        <w:pStyle w:val="Heading2"/>
        <w:suppressLineNumbers w:val="0"/>
        <w:bidi w:val="0"/>
        <w:spacing w:before="240" w:beforeAutospacing="off" w:after="160" w:afterAutospacing="off" w:line="259" w:lineRule="auto"/>
        <w:ind w:left="0" w:right="0"/>
        <w:jc w:val="left"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  <w:r w:rsidRPr="19EC1218" w:rsidR="12B9B374">
        <w:rPr>
          <w:rFonts w:ascii="Calibri" w:hAnsi="Calibri" w:cs="Calibri"/>
          <w:b w:val="1"/>
          <w:bCs w:val="1"/>
          <w:color w:val="2B5266"/>
          <w:sz w:val="22"/>
          <w:szCs w:val="22"/>
        </w:rPr>
        <w:t>Suppression</w:t>
      </w:r>
    </w:p>
    <w:p w:rsidR="538F0717" w:rsidP="47441C3E" w:rsidRDefault="538F0717" w14:paraId="3C5EBBE9" w14:textId="67F26117">
      <w:pPr>
        <w:suppressLineNumbers w:val="0"/>
        <w:bidi w:val="0"/>
        <w:spacing w:before="240" w:beforeAutospacing="off" w:after="0" w:afterAutospacing="off" w:line="259" w:lineRule="auto"/>
        <w:ind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  <w:r w:rsidR="00A90AF3">
        <w:rPr/>
        <w:t xml:space="preserve">To protect individual privacy, </w:t>
      </w:r>
      <w:r w:rsidR="5E181463">
        <w:rPr/>
        <w:t xml:space="preserve">all visuals in the reports have cell sizes under 10 </w:t>
      </w:r>
      <w:r w:rsidR="00A90AF3">
        <w:rPr/>
        <w:t>suppressed</w:t>
      </w:r>
      <w:r w:rsidR="37AD43EA">
        <w:rPr/>
        <w:t>. T</w:t>
      </w:r>
      <w:r w:rsidR="00A90AF3">
        <w:rPr/>
        <w:t xml:space="preserve">here are no drilldown features, as all personally identifiable data (PII) have been </w:t>
      </w:r>
      <w:r w:rsidRPr="47441C3E" w:rsidR="14A092C5">
        <w:rPr>
          <w:rFonts w:ascii="Calibri Light" w:hAnsi="Calibri Light" w:eastAsia="Calibri" w:cs="Arial" w:asciiTheme="minorAscii" w:hAnsiTheme="minorAscii" w:eastAsiaTheme="minorAscii" w:cstheme="minorBidi"/>
          <w:color w:val="404040" w:themeColor="text1" w:themeTint="BF" w:themeShade="FF"/>
          <w:sz w:val="22"/>
          <w:szCs w:val="22"/>
          <w:lang w:eastAsia="en-US" w:bidi="ar-SA"/>
        </w:rPr>
        <w:t>removed.</w:t>
      </w:r>
      <w:r w:rsidRPr="47441C3E" w:rsidR="14A092C5">
        <w:rPr>
          <w:rFonts w:ascii="Calibri" w:hAnsi="Calibri" w:cs="Calibri"/>
          <w:b w:val="1"/>
          <w:bCs w:val="1"/>
          <w:color w:val="2B5266"/>
          <w:sz w:val="22"/>
          <w:szCs w:val="22"/>
        </w:rPr>
        <w:t xml:space="preserve"> </w:t>
      </w:r>
    </w:p>
    <w:p w:rsidR="538F0717" w:rsidP="47441C3E" w:rsidRDefault="538F0717" w14:paraId="08A315EB" w14:textId="2F7085E8">
      <w:pPr>
        <w:suppressLineNumbers w:val="0"/>
        <w:spacing w:before="240" w:beforeAutospacing="off" w:after="0" w:afterAutospacing="off" w:line="259" w:lineRule="auto"/>
        <w:ind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</w:p>
    <w:p w:rsidR="538F0717" w:rsidP="47441C3E" w:rsidRDefault="538F0717" w14:paraId="6A44FC96" w14:textId="2880001A">
      <w:pPr>
        <w:suppressLineNumbers w:val="0"/>
        <w:spacing w:before="240" w:beforeAutospacing="off" w:after="0" w:afterAutospacing="off" w:line="259" w:lineRule="auto"/>
        <w:ind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</w:p>
    <w:p w:rsidR="538F0717" w:rsidP="47441C3E" w:rsidRDefault="538F0717" w14:paraId="0B351F15" w14:textId="50293F2E">
      <w:pPr>
        <w:suppressLineNumbers w:val="0"/>
        <w:spacing w:before="240" w:beforeAutospacing="off" w:after="0" w:afterAutospacing="off" w:line="259" w:lineRule="auto"/>
        <w:ind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  <w:r w:rsidRPr="47441C3E" w:rsidR="14A092C5">
        <w:rPr>
          <w:rFonts w:ascii="Calibri" w:hAnsi="Calibri" w:cs="Calibri"/>
          <w:b w:val="1"/>
          <w:bCs w:val="1"/>
          <w:color w:val="2B5266"/>
          <w:sz w:val="22"/>
          <w:szCs w:val="22"/>
        </w:rPr>
        <w:t>Essential</w:t>
      </w:r>
      <w:r w:rsidRPr="47441C3E" w:rsidR="538F0717">
        <w:rPr>
          <w:rFonts w:ascii="Calibri" w:hAnsi="Calibri" w:cs="Calibri"/>
          <w:b w:val="1"/>
          <w:bCs w:val="1"/>
          <w:color w:val="2B5266"/>
          <w:sz w:val="22"/>
          <w:szCs w:val="22"/>
        </w:rPr>
        <w:t xml:space="preserve"> Questions</w:t>
      </w:r>
    </w:p>
    <w:p w:rsidR="00FE4B9E" w:rsidP="00A90AF3" w:rsidRDefault="00FE4B9E" w14:paraId="3C73C5D0" w14:textId="25248FA9">
      <w:pPr>
        <w:spacing w:after="0"/>
      </w:pPr>
      <w:r>
        <w:t xml:space="preserve">Below is a table indicating the reports currently available and information specific to </w:t>
      </w:r>
      <w:r w:rsidR="00095840">
        <w:t>each</w:t>
      </w:r>
      <w:r>
        <w:t xml:space="preserve"> report.</w:t>
      </w:r>
    </w:p>
    <w:p w:rsidR="00FE4B9E" w:rsidP="00A90AF3" w:rsidRDefault="00FE4B9E" w14:paraId="0C152EF1" w14:textId="77777777">
      <w:pPr>
        <w:spacing w:after="0"/>
      </w:pPr>
    </w:p>
    <w:tbl>
      <w:tblPr>
        <w:tblStyle w:val="TableGrid"/>
        <w:tblW w:w="9511" w:type="dxa"/>
        <w:tblLayout w:type="fixed"/>
        <w:tblLook w:val="04A0" w:firstRow="1" w:lastRow="0" w:firstColumn="1" w:lastColumn="0" w:noHBand="0" w:noVBand="1"/>
      </w:tblPr>
      <w:tblGrid>
        <w:gridCol w:w="1479"/>
        <w:gridCol w:w="1545"/>
        <w:gridCol w:w="1415"/>
        <w:gridCol w:w="1676"/>
        <w:gridCol w:w="1625"/>
        <w:gridCol w:w="1771"/>
      </w:tblGrid>
      <w:tr w:rsidR="003B792F" w:rsidTr="19EC1218" w14:paraId="1B019440" w14:textId="77777777">
        <w:trPr>
          <w:trHeight w:val="300"/>
          <w:tblHeader/>
        </w:trPr>
        <w:tc>
          <w:tcPr>
            <w:tcW w:w="1479" w:type="dxa"/>
            <w:shd w:val="clear" w:color="auto" w:fill="9CC2E5" w:themeFill="accent1" w:themeFillTint="99"/>
            <w:tcMar/>
            <w:vAlign w:val="center"/>
          </w:tcPr>
          <w:p w:rsidRPr="00AE396D" w:rsidR="003B792F" w:rsidP="1E1A391A" w:rsidRDefault="7564E9C8" w14:paraId="41D900E4" w14:textId="067552EB">
            <w:pPr>
              <w:jc w:val="center"/>
              <w:rPr>
                <w:b/>
                <w:bCs/>
                <w:rPrChange w:author="Unknown" w16du:dateUtc="2024-10-05T15:55:00Z" w:id="6">
                  <w:rPr/>
                </w:rPrChange>
              </w:rPr>
            </w:pPr>
            <w:r w:rsidRPr="1E1A391A">
              <w:rPr>
                <w:b/>
                <w:bCs/>
              </w:rPr>
              <w:t>Essential Question</w:t>
            </w:r>
          </w:p>
        </w:tc>
        <w:tc>
          <w:tcPr>
            <w:tcW w:w="1545" w:type="dxa"/>
            <w:shd w:val="clear" w:color="auto" w:fill="9CC2E5" w:themeFill="accent1" w:themeFillTint="99"/>
            <w:tcMar/>
            <w:vAlign w:val="center"/>
          </w:tcPr>
          <w:p w:rsidRPr="00AE396D" w:rsidR="003B792F" w:rsidP="350B4838" w:rsidRDefault="49141B33" w14:paraId="3D040232" w14:textId="0E60D65C">
            <w:pPr>
              <w:jc w:val="center"/>
              <w:rPr>
                <w:b/>
                <w:bCs/>
                <w:rPrChange w:author="Unknown" w16du:dateUtc="2024-10-05T15:55:00Z" w:id="7">
                  <w:rPr/>
                </w:rPrChange>
              </w:rPr>
            </w:pPr>
            <w:r w:rsidRPr="350B4838">
              <w:rPr>
                <w:b/>
                <w:bCs/>
              </w:rPr>
              <w:t>Report Name</w:t>
            </w:r>
          </w:p>
        </w:tc>
        <w:tc>
          <w:tcPr>
            <w:tcW w:w="1415" w:type="dxa"/>
            <w:shd w:val="clear" w:color="auto" w:fill="9CC2E5" w:themeFill="accent1" w:themeFillTint="99"/>
            <w:tcMar/>
            <w:vAlign w:val="center"/>
          </w:tcPr>
          <w:p w:rsidR="3680BAF7" w:rsidP="350B4838" w:rsidRDefault="3680BAF7" w14:paraId="542338B5" w14:textId="6A208B92">
            <w:pPr>
              <w:jc w:val="center"/>
              <w:rPr>
                <w:b/>
                <w:bCs/>
              </w:rPr>
            </w:pPr>
            <w:r w:rsidRPr="350B4838">
              <w:rPr>
                <w:b/>
                <w:bCs/>
              </w:rPr>
              <w:t>CEDS Connection</w:t>
            </w:r>
          </w:p>
        </w:tc>
        <w:tc>
          <w:tcPr>
            <w:tcW w:w="1676" w:type="dxa"/>
            <w:shd w:val="clear" w:color="auto" w:fill="9CC2E5" w:themeFill="accent1" w:themeFillTint="99"/>
            <w:tcMar/>
            <w:vAlign w:val="center"/>
          </w:tcPr>
          <w:p w:rsidR="479EF303" w:rsidP="19EC1218" w:rsidRDefault="479EF303" w14:paraId="47A006F2" w14:textId="41D7289D">
            <w:pPr>
              <w:pStyle w:val="Normal"/>
              <w:jc w:val="center"/>
              <w:rPr>
                <w:b w:val="1"/>
                <w:bCs w:val="1"/>
              </w:rPr>
            </w:pPr>
            <w:r w:rsidRPr="19EC1218" w:rsidR="479EF303">
              <w:rPr>
                <w:b w:val="1"/>
                <w:bCs w:val="1"/>
              </w:rPr>
              <w:t>Github link</w:t>
            </w:r>
          </w:p>
          <w:p w:rsidR="19EC1218" w:rsidP="19EC1218" w:rsidRDefault="19EC1218" w14:paraId="2B939A33" w14:textId="15DA47DE">
            <w:pPr>
              <w:pStyle w:val="Normal"/>
              <w:jc w:val="center"/>
              <w:rPr>
                <w:b w:val="1"/>
                <w:bCs w:val="1"/>
              </w:rPr>
            </w:pPr>
          </w:p>
        </w:tc>
        <w:tc>
          <w:tcPr>
            <w:tcW w:w="1625" w:type="dxa"/>
            <w:shd w:val="clear" w:color="auto" w:fill="9CC2E5" w:themeFill="accent1" w:themeFillTint="99"/>
            <w:tcMar/>
            <w:vAlign w:val="center"/>
          </w:tcPr>
          <w:p w:rsidRPr="00AE396D" w:rsidR="003B792F" w:rsidP="350B4838" w:rsidRDefault="49141B33" w14:paraId="5DD50A0F" w14:textId="3C8FE18E">
            <w:pPr>
              <w:jc w:val="center"/>
              <w:rPr>
                <w:b/>
                <w:bCs/>
                <w:rPrChange w:author="Unknown" w16du:dateUtc="2024-10-05T15:55:00Z" w:id="8">
                  <w:rPr/>
                </w:rPrChange>
              </w:rPr>
            </w:pPr>
            <w:r w:rsidRPr="350B4838">
              <w:rPr>
                <w:b/>
                <w:bCs/>
              </w:rPr>
              <w:t>Report Release Date</w:t>
            </w:r>
          </w:p>
        </w:tc>
        <w:tc>
          <w:tcPr>
            <w:tcW w:w="1771" w:type="dxa"/>
            <w:shd w:val="clear" w:color="auto" w:fill="9CC2E5" w:themeFill="accent1" w:themeFillTint="99"/>
            <w:tcMar/>
            <w:vAlign w:val="center"/>
          </w:tcPr>
          <w:p w:rsidRPr="00AE396D" w:rsidR="003B792F" w:rsidP="350B4838" w:rsidRDefault="7564E9C8" w14:paraId="50EFCFBE" w14:textId="4871C29E">
            <w:pPr>
              <w:jc w:val="center"/>
              <w:rPr>
                <w:b/>
                <w:bCs/>
                <w:rPrChange w:author="Unknown" w16du:dateUtc="2024-10-05T15:55:00Z" w:id="9">
                  <w:rPr/>
                </w:rPrChange>
              </w:rPr>
            </w:pPr>
            <w:r w:rsidRPr="1E1A391A">
              <w:rPr>
                <w:b/>
                <w:bCs/>
              </w:rPr>
              <w:t xml:space="preserve">Years of Data </w:t>
            </w:r>
            <w:r w:rsidR="49141B33">
              <w:br/>
            </w:r>
            <w:r w:rsidRPr="1E1A391A" w:rsidR="7F0A58AC">
              <w:rPr>
                <w:b/>
                <w:bCs/>
              </w:rPr>
              <w:t>Used in</w:t>
            </w:r>
            <w:r w:rsidRPr="1E1A391A">
              <w:rPr>
                <w:b/>
                <w:bCs/>
              </w:rPr>
              <w:t xml:space="preserve"> Report</w:t>
            </w:r>
          </w:p>
        </w:tc>
      </w:tr>
      <w:tr w:rsidR="003B792F" w:rsidTr="19EC1218" w14:paraId="61FB5CA3" w14:textId="77777777">
        <w:trPr>
          <w:trHeight w:val="300"/>
        </w:trPr>
        <w:tc>
          <w:tcPr>
            <w:tcW w:w="1479" w:type="dxa"/>
            <w:tcMar/>
          </w:tcPr>
          <w:p w:rsidR="003B792F" w:rsidP="00A90AF3" w:rsidRDefault="0C906197" w14:paraId="26A12821" w14:textId="1B0EC985">
            <w:r>
              <w:t xml:space="preserve">14: Are students graduating from high school on time and successfully transitioning into further education, training, or employment? </w:t>
            </w:r>
          </w:p>
        </w:tc>
        <w:tc>
          <w:tcPr>
            <w:tcW w:w="1545" w:type="dxa"/>
            <w:tcMar/>
          </w:tcPr>
          <w:p w:rsidR="003B792F" w:rsidP="350B4838" w:rsidRDefault="1934D618" w14:paraId="0F8D3B67" w14:textId="0F164C05">
            <w:pPr>
              <w:rPr>
                <w:rStyle w:val="Hyperlink"/>
              </w:rPr>
            </w:pPr>
            <w:hyperlink w:history="1" r:id="rId14">
              <w:r w:rsidRPr="350B4838">
                <w:rPr>
                  <w:rStyle w:val="Hyperlink"/>
                </w:rPr>
                <w:t>Postsecondary Enrollment After High School</w:t>
              </w:r>
            </w:hyperlink>
          </w:p>
        </w:tc>
        <w:tc>
          <w:tcPr>
            <w:tcW w:w="1415" w:type="dxa"/>
            <w:tcMar/>
          </w:tcPr>
          <w:p w:rsidR="350B4838" w:rsidP="350B4838" w:rsidRDefault="009C038C" w14:paraId="7E2EDAD8" w14:textId="77777777">
            <w:pPr>
              <w:rPr>
                <w:rFonts w:eastAsia="Calibri Light" w:cs="Calibri Light"/>
              </w:rPr>
            </w:pPr>
            <w:r w:rsidRPr="009C038C">
              <w:rPr>
                <w:rFonts w:eastAsia="Calibri Light" w:cs="Calibri Light"/>
              </w:rPr>
              <w:t>https://ceds.ed.gov/connectReport.aspx?uid=30903</w:t>
            </w:r>
          </w:p>
        </w:tc>
        <w:tc>
          <w:tcPr>
            <w:tcW w:w="1676" w:type="dxa"/>
            <w:tcMar/>
          </w:tcPr>
          <w:p w:rsidR="0B53F028" w:rsidP="19EC1218" w:rsidRDefault="0B53F028" w14:paraId="1C5E622F" w14:textId="51E169D0">
            <w:pPr>
              <w:pStyle w:val="Normal"/>
              <w:jc w:val="center"/>
            </w:pPr>
            <w:hyperlink r:id="R16e057c94f9b4ed2">
              <w:r w:rsidRPr="19EC1218" w:rsidR="0B53F028">
                <w:rPr>
                  <w:rStyle w:val="Hyperlink"/>
                </w:rPr>
                <w:t>Link</w:t>
              </w:r>
            </w:hyperlink>
          </w:p>
          <w:p w:rsidR="19EC1218" w:rsidP="19EC1218" w:rsidRDefault="19EC1218" w14:paraId="1C98B49F" w14:textId="35CCA39B">
            <w:pPr>
              <w:pStyle w:val="Normal"/>
              <w:rPr>
                <w:rFonts w:eastAsia="Calibri Light" w:cs="Calibri Light"/>
              </w:rPr>
            </w:pPr>
          </w:p>
        </w:tc>
        <w:tc>
          <w:tcPr>
            <w:tcW w:w="1625" w:type="dxa"/>
            <w:tcMar/>
          </w:tcPr>
          <w:p w:rsidR="003B792F" w:rsidP="00A90AF3" w:rsidRDefault="1934D618" w14:paraId="382CA7D9" w14:textId="1BCB8B52">
            <w:r>
              <w:t>October 2024</w:t>
            </w:r>
          </w:p>
        </w:tc>
        <w:tc>
          <w:tcPr>
            <w:tcW w:w="1771" w:type="dxa"/>
            <w:tcMar/>
          </w:tcPr>
          <w:p w:rsidR="003B792F" w:rsidP="1E1A391A" w:rsidRDefault="54276A53" w14:paraId="243009F9" w14:textId="227AB879">
            <w:pPr>
              <w:jc w:val="center"/>
            </w:pPr>
            <w:r>
              <w:t>1</w:t>
            </w:r>
          </w:p>
        </w:tc>
      </w:tr>
      <w:tr w:rsidR="004B1A79" w:rsidTr="19EC1218" w14:paraId="03BF1F6A" w14:textId="77777777">
        <w:trPr>
          <w:trHeight w:val="300"/>
        </w:trPr>
        <w:tc>
          <w:tcPr>
            <w:tcW w:w="1479" w:type="dxa"/>
            <w:tcMar/>
          </w:tcPr>
          <w:p w:rsidR="004B1A79" w:rsidP="00A82AF0" w:rsidRDefault="278C03A5" w14:paraId="4D17BD9E" w14:textId="77777777">
            <w:r>
              <w:t xml:space="preserve">14: Are students graduating from high school on time and successfully transitioning into further education, training, or employment? </w:t>
            </w:r>
          </w:p>
        </w:tc>
        <w:tc>
          <w:tcPr>
            <w:tcW w:w="1545" w:type="dxa"/>
            <w:tcMar/>
          </w:tcPr>
          <w:p w:rsidR="004B1A79" w:rsidP="00A82AF0" w:rsidRDefault="00DD0736" w14:paraId="22D23423" w14:textId="0976D18D">
            <w:r>
              <w:t>High School Graduation</w:t>
            </w:r>
          </w:p>
        </w:tc>
        <w:tc>
          <w:tcPr>
            <w:tcW w:w="1415" w:type="dxa"/>
            <w:tcMar/>
          </w:tcPr>
          <w:p w:rsidR="350B4838" w:rsidP="350B4838" w:rsidRDefault="350B4838" w14:paraId="1D737A8B" w14:textId="77C948FB"/>
        </w:tc>
        <w:tc>
          <w:tcPr>
            <w:tcW w:w="1676" w:type="dxa"/>
            <w:tcMar/>
          </w:tcPr>
          <w:p w:rsidR="19EC1218" w:rsidP="19EC1218" w:rsidRDefault="19EC1218" w14:paraId="31CEB249" w14:textId="67ED4E44">
            <w:pPr>
              <w:pStyle w:val="Normal"/>
            </w:pPr>
          </w:p>
        </w:tc>
        <w:tc>
          <w:tcPr>
            <w:tcW w:w="1625" w:type="dxa"/>
            <w:tcMar/>
          </w:tcPr>
          <w:p w:rsidRPr="004B1A79" w:rsidR="004B1A79" w:rsidP="1E1A391A" w:rsidRDefault="2B74BD79" w14:paraId="7526DF1B" w14:textId="7B7A4FA6">
            <w:pPr>
              <w:rPr>
                <w:i/>
                <w:iCs/>
                <w:rPrChange w:author="Unknown" w16du:dateUtc="2024-10-05T16:20:00Z" w:id="10">
                  <w:rPr/>
                </w:rPrChange>
              </w:rPr>
            </w:pPr>
            <w:r w:rsidRPr="1E1A391A">
              <w:rPr>
                <w:i/>
                <w:iCs/>
              </w:rPr>
              <w:t>Expected Spring 2025</w:t>
            </w:r>
          </w:p>
        </w:tc>
        <w:tc>
          <w:tcPr>
            <w:tcW w:w="1771" w:type="dxa"/>
            <w:tcMar/>
          </w:tcPr>
          <w:p w:rsidR="004B1A79" w:rsidP="00A82AF0" w:rsidRDefault="278C03A5" w14:paraId="6F49F815" w14:textId="77777777">
            <w:pPr>
              <w:jc w:val="center"/>
            </w:pPr>
            <w:r>
              <w:t>1</w:t>
            </w:r>
          </w:p>
        </w:tc>
      </w:tr>
    </w:tbl>
    <w:p w:rsidR="003B792F" w:rsidP="00A90AF3" w:rsidRDefault="003B792F" w14:paraId="093B93B5" w14:textId="77777777">
      <w:pPr>
        <w:spacing w:after="0"/>
      </w:pPr>
    </w:p>
    <w:p w:rsidR="00F03FD5" w:rsidP="007662BA" w:rsidRDefault="009558F0" w14:paraId="2802B095" w14:textId="63503248">
      <w:pPr>
        <w:pStyle w:val="Heading1"/>
      </w:pPr>
      <w:r>
        <w:t>Preparing CEDS Data</w:t>
      </w:r>
      <w:r w:rsidR="001A3A81">
        <w:t xml:space="preserve"> W</w:t>
      </w:r>
      <w:r>
        <w:t>arehouse</w:t>
      </w:r>
    </w:p>
    <w:p w:rsidR="12075CF9" w:rsidP="19EC1218" w:rsidRDefault="12075CF9" w14:paraId="274FF13D" w14:textId="617181C0">
      <w:pPr>
        <w:spacing w:line="257" w:lineRule="auto"/>
        <w:ind w:left="-20" w:right="-20"/>
        <w:rPr>
          <w:rFonts w:eastAsia="Calibri Light" w:cs="Calibri Light"/>
        </w:rPr>
      </w:pPr>
      <w:r w:rsidRPr="19EC1218" w:rsidR="18774453">
        <w:rPr>
          <w:rFonts w:eastAsia="Calibri Light" w:cs="Calibri Light"/>
        </w:rPr>
        <w:t>E</w:t>
      </w:r>
      <w:r w:rsidRPr="19EC1218" w:rsidR="0096249F">
        <w:rPr>
          <w:rFonts w:eastAsia="Calibri Light" w:cs="Calibri Light"/>
        </w:rPr>
        <w:t>-</w:t>
      </w:r>
      <w:r w:rsidRPr="19EC1218" w:rsidR="18774453">
        <w:rPr>
          <w:rFonts w:eastAsia="Calibri Light" w:cs="Calibri Light"/>
        </w:rPr>
        <w:t xml:space="preserve">W </w:t>
      </w:r>
      <w:r w:rsidRPr="19EC1218" w:rsidR="0096249F">
        <w:rPr>
          <w:rFonts w:eastAsia="Calibri Light" w:cs="Calibri Light"/>
        </w:rPr>
        <w:t>Indicator</w:t>
      </w:r>
      <w:r w:rsidRPr="19EC1218" w:rsidR="18774453">
        <w:rPr>
          <w:rFonts w:eastAsia="Calibri Light" w:cs="Calibri Light"/>
        </w:rPr>
        <w:t xml:space="preserve"> Framework </w:t>
      </w:r>
      <w:r w:rsidRPr="19EC1218" w:rsidR="00D53146">
        <w:rPr>
          <w:rFonts w:eastAsia="Calibri Light" w:cs="Calibri Light"/>
        </w:rPr>
        <w:t>r</w:t>
      </w:r>
      <w:r w:rsidRPr="19EC1218" w:rsidR="18774453">
        <w:rPr>
          <w:rFonts w:eastAsia="Calibri Light" w:cs="Calibri Light"/>
        </w:rPr>
        <w:t>eport</w:t>
      </w:r>
      <w:r w:rsidRPr="19EC1218" w:rsidR="00D53146">
        <w:rPr>
          <w:rFonts w:eastAsia="Calibri Light" w:cs="Calibri Light"/>
        </w:rPr>
        <w:t>s</w:t>
      </w:r>
      <w:r w:rsidRPr="19EC1218" w:rsidR="12075CF9">
        <w:rPr>
          <w:rFonts w:eastAsia="Calibri Light" w:cs="Calibri Light"/>
        </w:rPr>
        <w:t xml:space="preserve"> </w:t>
      </w:r>
      <w:r w:rsidRPr="19EC1218" w:rsidR="028CF80C">
        <w:rPr>
          <w:rFonts w:eastAsia="Calibri Light" w:cs="Calibri Light"/>
        </w:rPr>
        <w:t xml:space="preserve">typically </w:t>
      </w:r>
      <w:r w:rsidRPr="19EC1218" w:rsidR="4C0A6605">
        <w:rPr>
          <w:rFonts w:eastAsia="Calibri Light" w:cs="Calibri Light"/>
        </w:rPr>
        <w:t xml:space="preserve">connect </w:t>
      </w:r>
      <w:r w:rsidRPr="19EC1218" w:rsidR="0A62CC90">
        <w:rPr>
          <w:rFonts w:eastAsia="Calibri Light" w:cs="Calibri Light"/>
        </w:rPr>
        <w:t xml:space="preserve">one or more </w:t>
      </w:r>
      <w:r w:rsidRPr="19EC1218" w:rsidR="53EC2BC6">
        <w:rPr>
          <w:rFonts w:eastAsia="Calibri Light" w:cs="Calibri Light"/>
        </w:rPr>
        <w:t>SQL V</w:t>
      </w:r>
      <w:r w:rsidRPr="19EC1218" w:rsidR="12075CF9">
        <w:rPr>
          <w:rFonts w:eastAsia="Calibri Light" w:cs="Calibri Light"/>
        </w:rPr>
        <w:t xml:space="preserve">iews </w:t>
      </w:r>
      <w:r w:rsidRPr="19EC1218" w:rsidR="6046A284">
        <w:rPr>
          <w:rFonts w:eastAsia="Calibri Light" w:cs="Calibri Light"/>
        </w:rPr>
        <w:t>in the CEDS Data Warehouse</w:t>
      </w:r>
      <w:r w:rsidRPr="19EC1218" w:rsidR="5221C603">
        <w:rPr>
          <w:rFonts w:eastAsia="Calibri Light" w:cs="Calibri Light"/>
        </w:rPr>
        <w:t xml:space="preserve"> </w:t>
      </w:r>
      <w:r w:rsidRPr="19EC1218" w:rsidR="1B48DA17">
        <w:rPr>
          <w:rFonts w:eastAsia="Calibri Light" w:cs="Calibri Light"/>
        </w:rPr>
        <w:t xml:space="preserve">to gather </w:t>
      </w:r>
      <w:r w:rsidRPr="19EC1218" w:rsidR="5221C603">
        <w:rPr>
          <w:rFonts w:eastAsia="Calibri Light" w:cs="Calibri Light"/>
        </w:rPr>
        <w:t>report data</w:t>
      </w:r>
      <w:r w:rsidRPr="19EC1218" w:rsidR="6046A284">
        <w:rPr>
          <w:rFonts w:eastAsia="Calibri Light" w:cs="Calibri Light"/>
        </w:rPr>
        <w:t>.</w:t>
      </w:r>
    </w:p>
    <w:p w:rsidR="12075CF9" w:rsidP="19EC1218" w:rsidRDefault="12075CF9" w14:paraId="6FF27C54" w14:textId="10089EB3">
      <w:pPr>
        <w:spacing w:line="257" w:lineRule="auto"/>
        <w:ind w:left="-20" w:right="-20"/>
        <w:rPr>
          <w:rFonts w:eastAsia="Calibri Light" w:cs="Calibri Light"/>
        </w:rPr>
      </w:pPr>
      <w:r w:rsidRPr="19EC1218" w:rsidR="1E66B951">
        <w:rPr>
          <w:rFonts w:eastAsia="Calibri Light" w:cs="Calibri Light"/>
        </w:rPr>
        <w:t>SQL</w:t>
      </w:r>
      <w:r w:rsidRPr="19EC1218" w:rsidR="46A88478">
        <w:rPr>
          <w:rFonts w:eastAsia="Calibri Light" w:cs="Calibri Light"/>
        </w:rPr>
        <w:t xml:space="preserve"> V</w:t>
      </w:r>
      <w:r w:rsidRPr="19EC1218" w:rsidR="733F7467">
        <w:rPr>
          <w:rFonts w:eastAsia="Calibri Light" w:cs="Calibri Light"/>
        </w:rPr>
        <w:t>iews</w:t>
      </w:r>
      <w:r w:rsidRPr="19EC1218" w:rsidR="12075CF9">
        <w:rPr>
          <w:rFonts w:eastAsia="Calibri Light" w:cs="Calibri Light"/>
        </w:rPr>
        <w:t xml:space="preserve"> </w:t>
      </w:r>
      <w:r w:rsidRPr="19EC1218" w:rsidR="423D3A4D">
        <w:rPr>
          <w:rFonts w:eastAsia="Calibri Light" w:cs="Calibri Light"/>
        </w:rPr>
        <w:t xml:space="preserve">pulls </w:t>
      </w:r>
      <w:r w:rsidRPr="19EC1218" w:rsidR="4AA7BA3D">
        <w:rPr>
          <w:rFonts w:eastAsia="Calibri Light" w:cs="Calibri Light"/>
        </w:rPr>
        <w:t xml:space="preserve">data from </w:t>
      </w:r>
      <w:r w:rsidRPr="19EC1218" w:rsidR="12075CF9">
        <w:rPr>
          <w:rFonts w:eastAsia="Calibri Light" w:cs="Calibri Light"/>
        </w:rPr>
        <w:t>fact and dimension table</w:t>
      </w:r>
      <w:r w:rsidRPr="19EC1218" w:rsidR="0DA52B42">
        <w:rPr>
          <w:rFonts w:eastAsia="Calibri Light" w:cs="Calibri Light"/>
        </w:rPr>
        <w:t>s</w:t>
      </w:r>
      <w:r w:rsidRPr="19EC1218" w:rsidR="12075CF9">
        <w:rPr>
          <w:rFonts w:eastAsia="Calibri Light" w:cs="Calibri Light"/>
        </w:rPr>
        <w:t xml:space="preserve"> </w:t>
      </w:r>
      <w:r w:rsidRPr="19EC1218" w:rsidR="12075CF9">
        <w:rPr>
          <w:rFonts w:eastAsia="Calibri Light" w:cs="Calibri Light"/>
        </w:rPr>
        <w:t xml:space="preserve">within the </w:t>
      </w:r>
      <w:r w:rsidRPr="19EC1218" w:rsidR="0012119D">
        <w:rPr>
          <w:rFonts w:eastAsia="Calibri Light" w:cs="Calibri Light"/>
        </w:rPr>
        <w:t>CEDS D</w:t>
      </w:r>
      <w:r w:rsidRPr="19EC1218" w:rsidR="12075CF9">
        <w:rPr>
          <w:rFonts w:eastAsia="Calibri Light" w:cs="Calibri Light"/>
        </w:rPr>
        <w:t xml:space="preserve">ata </w:t>
      </w:r>
      <w:r w:rsidRPr="19EC1218" w:rsidR="0012119D">
        <w:rPr>
          <w:rFonts w:eastAsia="Calibri Light" w:cs="Calibri Light"/>
        </w:rPr>
        <w:t>W</w:t>
      </w:r>
      <w:r w:rsidRPr="19EC1218" w:rsidR="12075CF9">
        <w:rPr>
          <w:rFonts w:eastAsia="Calibri Light" w:cs="Calibri Light"/>
        </w:rPr>
        <w:t xml:space="preserve">arehouse </w:t>
      </w:r>
      <w:r w:rsidRPr="19EC1218" w:rsidR="3B6354A5">
        <w:rPr>
          <w:rFonts w:eastAsia="Calibri Light" w:cs="Calibri Light"/>
        </w:rPr>
        <w:t>for</w:t>
      </w:r>
      <w:r w:rsidRPr="19EC1218" w:rsidR="12075CF9">
        <w:rPr>
          <w:rFonts w:eastAsia="Calibri Light" w:cs="Calibri Light"/>
        </w:rPr>
        <w:t xml:space="preserve"> report</w:t>
      </w:r>
      <w:r w:rsidRPr="19EC1218" w:rsidR="21476E1A">
        <w:rPr>
          <w:rFonts w:eastAsia="Calibri Light" w:cs="Calibri Light"/>
        </w:rPr>
        <w:t>ing purposes</w:t>
      </w:r>
      <w:r w:rsidRPr="19EC1218" w:rsidR="12075CF9">
        <w:rPr>
          <w:rFonts w:eastAsia="Calibri Light" w:cs="Calibri Light"/>
        </w:rPr>
        <w:t>.</w:t>
      </w:r>
    </w:p>
    <w:p w:rsidR="12075CF9" w:rsidP="1E1A391A" w:rsidRDefault="12075CF9" w14:paraId="356691E7" w14:textId="35BD2888">
      <w:r w:rsidR="12075CF9">
        <w:rPr/>
        <w:t xml:space="preserve">The </w:t>
      </w:r>
      <w:r w:rsidR="016B3360">
        <w:rPr/>
        <w:t>r</w:t>
      </w:r>
      <w:r w:rsidR="12075CF9">
        <w:rPr/>
        <w:t>equired views are:</w:t>
      </w:r>
    </w:p>
    <w:p w:rsidR="56078D4B" w:rsidP="003312FD" w:rsidRDefault="56078D4B" w14:paraId="3A7760D3" w14:textId="1AB05563">
      <w:pPr>
        <w:pStyle w:val="ListParagraph"/>
        <w:numPr>
          <w:ilvl w:val="0"/>
          <w:numId w:val="7"/>
        </w:numPr>
        <w:spacing w:after="0"/>
        <w:ind w:right="-20"/>
        <w:rPr>
          <w:rFonts w:eastAsia="Calibri Light" w:cs="Calibri Light"/>
        </w:rPr>
      </w:pPr>
      <w:r w:rsidRPr="003312FD">
        <w:rPr>
          <w:rFonts w:eastAsia="Calibri Light" w:cs="Calibri Light"/>
        </w:rPr>
        <w:t>Report</w:t>
      </w:r>
      <w:r w:rsidR="003312FD">
        <w:rPr>
          <w:rFonts w:eastAsia="Calibri Light" w:cs="Calibri Light"/>
        </w:rPr>
        <w:t>: EW Framework Post</w:t>
      </w:r>
      <w:r w:rsidR="00096DD3">
        <w:rPr>
          <w:rFonts w:eastAsia="Calibri Light" w:cs="Calibri Light"/>
        </w:rPr>
        <w:t>secondary Enrollment</w:t>
      </w:r>
    </w:p>
    <w:p w:rsidR="00096DD3" w:rsidP="00096DD3" w:rsidRDefault="00096DD3" w14:paraId="515D823D" w14:textId="77777777">
      <w:pPr>
        <w:pStyle w:val="ListParagraph"/>
        <w:numPr>
          <w:ilvl w:val="1"/>
          <w:numId w:val="7"/>
        </w:numPr>
        <w:spacing w:after="0"/>
        <w:ind w:right="-20"/>
        <w:rPr>
          <w:rFonts w:eastAsia="Calibri Light" w:cs="Calibri Light"/>
        </w:rPr>
      </w:pPr>
      <w:r w:rsidRPr="1E1A391A">
        <w:rPr>
          <w:rFonts w:eastAsia="Calibri Light" w:cs="Calibri Light"/>
        </w:rPr>
        <w:t xml:space="preserve">View: </w:t>
      </w:r>
      <w:r w:rsidRPr="1E1A391A" w:rsidR="001B4254">
        <w:rPr>
          <w:rFonts w:eastAsia="Calibri Light" w:cs="Calibri Light"/>
        </w:rPr>
        <w:t>RDS ReportEwFrameworkIndicators</w:t>
      </w:r>
    </w:p>
    <w:p w:rsidRPr="00173376" w:rsidR="12075CF9" w:rsidP="47441C3E" w:rsidRDefault="0039614E" w14:paraId="7CE38E23" w14:textId="03955332">
      <w:pPr>
        <w:pStyle w:val="ListParagraph"/>
        <w:numPr>
          <w:ilvl w:val="1"/>
          <w:numId w:val="7"/>
        </w:numPr>
        <w:spacing w:after="0"/>
        <w:ind w:right="-20"/>
        <w:rPr>
          <w:rFonts w:ascii="Calibri" w:hAnsi="Calibri" w:cs="Calibri"/>
        </w:rPr>
      </w:pPr>
      <w:r w:rsidRPr="47441C3E" w:rsidR="12075CF9">
        <w:rPr>
          <w:rFonts w:eastAsia="Calibri Light" w:cs="Calibri Light"/>
          <w:u w:val="none"/>
        </w:rPr>
        <w:t>Description</w:t>
      </w:r>
      <w:r w:rsidRPr="47441C3E" w:rsidR="12075CF9">
        <w:rPr>
          <w:rFonts w:eastAsia="Calibri Light" w:cs="Calibri Light"/>
        </w:rPr>
        <w:t xml:space="preserve">: </w:t>
      </w:r>
      <w:r w:rsidRPr="47441C3E" w:rsidR="071D9C42">
        <w:rPr>
          <w:rFonts w:eastAsia="Calibri Light" w:cs="Calibri Light"/>
        </w:rPr>
        <w:t>High school graduates enrolled in a postsecondary institution by October 31 following their high school graduation.</w:t>
      </w:r>
    </w:p>
    <w:p w:rsidRPr="00173376" w:rsidR="12075CF9" w:rsidP="47441C3E" w:rsidRDefault="0039614E" w14:paraId="621BB2DA" w14:textId="2B3C2335">
      <w:pPr>
        <w:pStyle w:val="ListParagraph"/>
        <w:numPr>
          <w:ilvl w:val="1"/>
          <w:numId w:val="7"/>
        </w:numPr>
        <w:spacing w:after="0"/>
        <w:ind w:right="-20"/>
        <w:rPr>
          <w:rFonts w:ascii="Calibri" w:hAnsi="Calibri" w:cs="Calibri"/>
        </w:rPr>
      </w:pPr>
    </w:p>
    <w:p w:rsidRPr="00173376" w:rsidR="12075CF9" w:rsidP="47441C3E" w:rsidRDefault="0039614E" w14:paraId="0C55CE6A" w14:textId="67FAF118">
      <w:pPr>
        <w:pStyle w:val="Normal"/>
        <w:spacing w:after="0"/>
        <w:ind w:left="0" w:right="-20"/>
        <w:rPr>
          <w:rFonts w:ascii="Calibri" w:hAnsi="Calibri" w:cs="Calibri"/>
        </w:rPr>
      </w:pPr>
      <w:r w:rsidRPr="47441C3E" w:rsidR="0039614E">
        <w:rPr>
          <w:rFonts w:ascii="Calibri" w:hAnsi="Calibri" w:cs="Calibri"/>
          <w:b w:val="1"/>
          <w:bCs w:val="1"/>
          <w:color w:val="2B5266"/>
          <w:sz w:val="22"/>
          <w:szCs w:val="22"/>
        </w:rPr>
        <w:t>Instructions</w:t>
      </w:r>
    </w:p>
    <w:p w:rsidR="003B1F6E" w:rsidP="4EEBDD5D" w:rsidRDefault="12075CF9" w14:paraId="730B1C30" w14:textId="12D158C3">
      <w:pPr>
        <w:spacing w:line="257" w:lineRule="auto"/>
        <w:ind w:left="-20" w:right="-20"/>
        <w:rPr>
          <w:rFonts w:eastAsia="Calibri Light" w:cs="Calibri Light"/>
        </w:rPr>
      </w:pPr>
      <w:r w:rsidRPr="19EC1218" w:rsidR="12075CF9">
        <w:rPr>
          <w:rFonts w:eastAsia="Calibri Light" w:cs="Calibri Light"/>
        </w:rPr>
        <w:t xml:space="preserve">To add the required </w:t>
      </w:r>
      <w:r w:rsidRPr="19EC1218" w:rsidR="5865AD68">
        <w:rPr>
          <w:rFonts w:eastAsia="Calibri Light" w:cs="Calibri Light"/>
        </w:rPr>
        <w:t>SQL V</w:t>
      </w:r>
      <w:r w:rsidRPr="19EC1218" w:rsidR="12075CF9">
        <w:rPr>
          <w:rFonts w:eastAsia="Calibri Light" w:cs="Calibri Light"/>
        </w:rPr>
        <w:t>iews</w:t>
      </w:r>
      <w:r w:rsidRPr="19EC1218" w:rsidR="003B1F6E">
        <w:rPr>
          <w:rFonts w:eastAsia="Calibri Light" w:cs="Calibri Light"/>
        </w:rPr>
        <w:t>:</w:t>
      </w:r>
    </w:p>
    <w:p w:rsidR="12075CF9" w:rsidP="1E1A391A" w:rsidRDefault="003B1F6E" w14:paraId="6A07A3B8" w14:textId="4702C060">
      <w:pPr>
        <w:pStyle w:val="ListParagraph"/>
        <w:numPr>
          <w:ilvl w:val="0"/>
          <w:numId w:val="16"/>
        </w:numPr>
        <w:spacing w:line="257" w:lineRule="auto"/>
        <w:ind w:right="-20"/>
      </w:pPr>
      <w:r w:rsidRPr="1E1A391A">
        <w:rPr>
          <w:rFonts w:eastAsia="Calibri Light" w:cs="Calibri Light"/>
        </w:rPr>
        <w:t>S</w:t>
      </w:r>
      <w:r w:rsidRPr="1E1A391A" w:rsidR="12075CF9">
        <w:rPr>
          <w:rFonts w:eastAsia="Calibri Light" w:cs="Calibri Light"/>
        </w:rPr>
        <w:t>ave the script</w:t>
      </w:r>
      <w:r w:rsidRPr="1E1A391A" w:rsidR="00715661">
        <w:rPr>
          <w:rFonts w:eastAsia="Calibri Light" w:cs="Calibri Light"/>
        </w:rPr>
        <w:t xml:space="preserve"> for the report found in the report’s individual folder on the Education-to-Workforce-Indicator-Framework Github </w:t>
      </w:r>
      <w:r w:rsidRPr="1E1A391A" w:rsidR="00475378">
        <w:rPr>
          <w:rFonts w:eastAsia="Calibri Light" w:cs="Calibri Light"/>
        </w:rPr>
        <w:t xml:space="preserve">page. </w:t>
      </w:r>
      <w:r w:rsidRPr="1E1A391A" w:rsidR="00B70E19">
        <w:rPr>
          <w:rFonts w:eastAsia="Calibri Light" w:cs="Calibri Light"/>
        </w:rPr>
        <w:t xml:space="preserve">See table above for </w:t>
      </w:r>
      <w:r w:rsidRPr="1E1A391A" w:rsidR="00364B92">
        <w:rPr>
          <w:rFonts w:eastAsia="Calibri Light" w:cs="Calibri Light"/>
        </w:rPr>
        <w:t>link to the appropriate folder.</w:t>
      </w:r>
    </w:p>
    <w:p w:rsidRPr="003A702B" w:rsidR="003A702B" w:rsidP="003A702B" w:rsidRDefault="12075CF9" w14:paraId="152A4359" w14:textId="77777777">
      <w:pPr>
        <w:pStyle w:val="ListParagraph"/>
        <w:numPr>
          <w:ilvl w:val="0"/>
          <w:numId w:val="16"/>
        </w:numPr>
        <w:spacing w:line="257" w:lineRule="auto"/>
        <w:ind w:right="-20"/>
      </w:pPr>
      <w:r w:rsidRPr="1E1A391A">
        <w:rPr>
          <w:rFonts w:eastAsia="Calibri Light" w:cs="Calibri Light"/>
        </w:rPr>
        <w:t>Open each view in your SQL Management Studio (or similar)</w:t>
      </w:r>
      <w:r w:rsidRPr="1E1A391A" w:rsidR="00364B92">
        <w:rPr>
          <w:rFonts w:eastAsia="Calibri Light" w:cs="Calibri Light"/>
        </w:rPr>
        <w:t>.</w:t>
      </w:r>
    </w:p>
    <w:p w:rsidR="12075CF9" w:rsidP="003A702B" w:rsidRDefault="00364B92" w14:paraId="32E7E7FC" w14:textId="6E859176">
      <w:pPr>
        <w:pStyle w:val="ListParagraph"/>
        <w:numPr>
          <w:ilvl w:val="0"/>
          <w:numId w:val="16"/>
        </w:numPr>
        <w:spacing w:line="257" w:lineRule="auto"/>
        <w:ind w:right="-20"/>
      </w:pPr>
      <w:r w:rsidRPr="1E1A391A">
        <w:rPr>
          <w:rFonts w:eastAsia="Calibri Light" w:cs="Calibri Light"/>
        </w:rPr>
        <w:t>O</w:t>
      </w:r>
      <w:r w:rsidRPr="1E1A391A" w:rsidR="12075CF9">
        <w:rPr>
          <w:rFonts w:eastAsia="Calibri Light" w:cs="Calibri Light"/>
        </w:rPr>
        <w:t xml:space="preserve">pen and execute the view into your copy of the </w:t>
      </w:r>
      <w:r w:rsidRPr="1E1A391A">
        <w:rPr>
          <w:rFonts w:eastAsia="Calibri Light" w:cs="Calibri Light"/>
        </w:rPr>
        <w:t>CEDS D</w:t>
      </w:r>
      <w:r w:rsidRPr="1E1A391A" w:rsidR="12075CF9">
        <w:rPr>
          <w:rFonts w:eastAsia="Calibri Light" w:cs="Calibri Light"/>
        </w:rPr>
        <w:t xml:space="preserve">ata </w:t>
      </w:r>
      <w:r w:rsidRPr="1E1A391A">
        <w:rPr>
          <w:rFonts w:eastAsia="Calibri Light" w:cs="Calibri Light"/>
        </w:rPr>
        <w:t>W</w:t>
      </w:r>
      <w:r w:rsidRPr="1E1A391A" w:rsidR="12075CF9">
        <w:rPr>
          <w:rFonts w:eastAsia="Calibri Light" w:cs="Calibri Light"/>
        </w:rPr>
        <w:t xml:space="preserve">arehouse. This will add the required views. </w:t>
      </w:r>
    </w:p>
    <w:p w:rsidRPr="00173376" w:rsidR="12075CF9" w:rsidP="1E1A391A" w:rsidRDefault="12075CF9" w14:paraId="51DD56FD" w14:textId="71EE3363">
      <w:pPr>
        <w:pStyle w:val="Heading2"/>
        <w:rPr>
          <w:rFonts w:ascii="Calibri" w:hAnsi="Calibri" w:cs="Calibri"/>
          <w:rPrChange w:author="Unknown" w16du:dateUtc="2024-10-07T14:09:00Z" w:id="12">
            <w:rPr/>
          </w:rPrChange>
        </w:rPr>
      </w:pPr>
      <w:r w:rsidRPr="1E1A391A">
        <w:rPr>
          <w:rFonts w:ascii="Calibri" w:hAnsi="Calibri" w:cs="Calibri"/>
          <w:b/>
          <w:bCs/>
          <w:color w:val="2B5266"/>
          <w:sz w:val="22"/>
          <w:szCs w:val="22"/>
        </w:rPr>
        <w:t>Note</w:t>
      </w:r>
      <w:r w:rsidRPr="1E1A391A" w:rsidR="00CA0545">
        <w:rPr>
          <w:rFonts w:ascii="Calibri" w:hAnsi="Calibri" w:cs="Calibri"/>
          <w:b/>
          <w:bCs/>
          <w:color w:val="2B5266"/>
          <w:sz w:val="22"/>
          <w:szCs w:val="22"/>
        </w:rPr>
        <w:t>s</w:t>
      </w:r>
    </w:p>
    <w:p w:rsidR="00CA0545" w:rsidP="00CA0545" w:rsidRDefault="00CA0545" w14:paraId="7DE80314" w14:textId="29C5B34E">
      <w:pPr>
        <w:pStyle w:val="ListParagraph"/>
        <w:numPr>
          <w:ilvl w:val="0"/>
          <w:numId w:val="17"/>
        </w:numPr>
        <w:spacing w:line="257" w:lineRule="auto"/>
        <w:ind w:right="-20"/>
        <w:rPr/>
      </w:pPr>
      <w:r w:rsidRPr="19EC1218" w:rsidR="00CA0545">
        <w:rPr>
          <w:rFonts w:eastAsia="Calibri Light" w:cs="Calibri Light"/>
        </w:rPr>
        <w:t xml:space="preserve">If you change the </w:t>
      </w:r>
      <w:r w:rsidRPr="19EC1218" w:rsidR="6E652A6D">
        <w:rPr>
          <w:rFonts w:eastAsia="Calibri Light" w:cs="Calibri Light"/>
        </w:rPr>
        <w:t xml:space="preserve">SQL View </w:t>
      </w:r>
      <w:r w:rsidRPr="19EC1218" w:rsidR="00CA0545">
        <w:rPr>
          <w:rFonts w:eastAsia="Calibri Light" w:cs="Calibri Light"/>
        </w:rPr>
        <w:t>name, field names, or the values returned, you will need to update the BI tool to reflect the changes.</w:t>
      </w:r>
    </w:p>
    <w:p w:rsidRPr="0050231B" w:rsidR="12075CF9" w:rsidP="004F63DF" w:rsidRDefault="12075CF9" w14:paraId="358EA03A" w14:textId="6B4F9776">
      <w:pPr>
        <w:pStyle w:val="ListParagraph"/>
        <w:numPr>
          <w:ilvl w:val="0"/>
          <w:numId w:val="17"/>
        </w:numPr>
        <w:spacing w:line="257" w:lineRule="auto"/>
        <w:ind w:right="-20"/>
        <w:rPr>
          <w:rFonts w:eastAsia="Calibri Light" w:cs="Calibri Light"/>
        </w:rPr>
      </w:pPr>
      <w:r w:rsidRPr="19EC1218" w:rsidR="12075CF9">
        <w:rPr>
          <w:rFonts w:eastAsia="Calibri Light" w:cs="Calibri Light"/>
        </w:rPr>
        <w:t xml:space="preserve">The logic in these </w:t>
      </w:r>
      <w:r w:rsidRPr="19EC1218" w:rsidR="2ADB07CA">
        <w:rPr>
          <w:rFonts w:eastAsia="Calibri Light" w:cs="Calibri Light"/>
        </w:rPr>
        <w:t>SQL V</w:t>
      </w:r>
      <w:r w:rsidRPr="19EC1218" w:rsidR="12075CF9">
        <w:rPr>
          <w:rFonts w:eastAsia="Calibri Light" w:cs="Calibri Light"/>
        </w:rPr>
        <w:t>iews may need to be changed if</w:t>
      </w:r>
      <w:r w:rsidRPr="19EC1218" w:rsidR="06837C18">
        <w:rPr>
          <w:rFonts w:eastAsia="Calibri Light" w:cs="Calibri Light"/>
        </w:rPr>
        <w:t xml:space="preserve"> the CEDS reporting standards change. </w:t>
      </w:r>
    </w:p>
    <w:p w:rsidR="00A02DCA" w:rsidP="007662BA" w:rsidRDefault="00A02DCA" w14:paraId="495A0713" w14:textId="08DC3826">
      <w:pPr>
        <w:pStyle w:val="Heading1"/>
      </w:pPr>
      <w:r>
        <w:t>Connecting the report to the source</w:t>
      </w:r>
    </w:p>
    <w:p w:rsidR="006B2B10" w:rsidP="6132C6B6" w:rsidRDefault="006B2B10" w14:paraId="6CAFA869" w14:textId="49301F15">
      <w:pPr>
        <w:rPr>
          <w:highlight w:val="yellow"/>
        </w:rPr>
      </w:pPr>
      <w:r>
        <w:t xml:space="preserve">The .pbix file with a copy of the report is </w:t>
      </w:r>
      <w:r w:rsidR="337F33A8">
        <w:t>available in</w:t>
      </w:r>
      <w:r w:rsidR="595B5053">
        <w:t xml:space="preserve"> the </w:t>
      </w:r>
      <w:r w:rsidR="403495A8">
        <w:t xml:space="preserve">CEDS Collaborative Exchange’s </w:t>
      </w:r>
      <w:r w:rsidR="052AA7C6">
        <w:t>github r</w:t>
      </w:r>
      <w:r w:rsidR="6D5FA68E">
        <w:t>epository</w:t>
      </w:r>
      <w:r w:rsidR="4B0D93BE">
        <w:t xml:space="preserve">: </w:t>
      </w:r>
      <w:ins w:author="Nancy Copa" w:date="2024-10-05T12:21:00Z" w:id="13">
        <w:r>
          <w:fldChar w:fldCharType="begin"/>
        </w:r>
        <w:r>
          <w:instrText>HYPERLINK "</w:instrText>
        </w:r>
      </w:ins>
      <w:r>
        <w:instrText>https://github.com/CEDS-Collaborative-Exchange/Education-to-Workforce-Indicator-Framework.</w:instrText>
      </w:r>
      <w:ins w:author="Nancy Copa" w:date="2024-10-05T12:21:00Z" w:id="14">
        <w:r>
          <w:instrText>"</w:instrText>
        </w:r>
        <w:r>
          <w:fldChar w:fldCharType="separate"/>
        </w:r>
      </w:ins>
      <w:r w:rsidRPr="1E1A391A" w:rsidR="00DD0736">
        <w:rPr>
          <w:rStyle w:val="Hyperlink"/>
        </w:rPr>
        <w:t>https://github.com/CEDS-Collaborative-Exchange/Education-to-Workforce-Indicator-Framework.</w:t>
      </w:r>
      <w:ins w:author="Nancy Copa" w:date="2024-10-05T12:21:00Z" w:id="15">
        <w:r>
          <w:fldChar w:fldCharType="end"/>
        </w:r>
      </w:ins>
      <w:r w:rsidR="588CAD66">
        <w:t xml:space="preserve"> </w:t>
      </w:r>
      <w:r>
        <w:t xml:space="preserve"> </w:t>
      </w:r>
    </w:p>
    <w:p w:rsidR="006B2B10" w:rsidP="48D8F8EE" w:rsidRDefault="006B2B10" w14:paraId="69290EED" w14:textId="6FB7CF09">
      <w:pPr/>
      <w:r w:rsidR="006B2B10">
        <w:rPr/>
        <w:t>Th</w:t>
      </w:r>
      <w:r w:rsidR="6D090336">
        <w:rPr/>
        <w:t>e downloaded</w:t>
      </w:r>
      <w:r w:rsidR="006B2B10">
        <w:rPr/>
        <w:t xml:space="preserve"> report contains cached test data</w:t>
      </w:r>
      <w:r w:rsidR="79B51B6B">
        <w:rPr/>
        <w:t xml:space="preserve">. </w:t>
      </w:r>
      <w:r w:rsidR="056C8572">
        <w:rPr/>
        <w:t>This test data was created for this report's p</w:t>
      </w:r>
      <w:r w:rsidR="07A9C1F9">
        <w:rPr/>
        <w:t xml:space="preserve">rototype </w:t>
      </w:r>
      <w:r w:rsidR="18FB2495">
        <w:rPr/>
        <w:t xml:space="preserve">and </w:t>
      </w:r>
      <w:r w:rsidR="3670AA50">
        <w:rPr/>
        <w:t>does not</w:t>
      </w:r>
      <w:r w:rsidR="18FB2495">
        <w:rPr/>
        <w:t xml:space="preserve"> </w:t>
      </w:r>
      <w:r w:rsidR="18FB2495">
        <w:rPr/>
        <w:t>represent</w:t>
      </w:r>
      <w:r w:rsidR="18FB2495">
        <w:rPr/>
        <w:t xml:space="preserve"> any actual state</w:t>
      </w:r>
      <w:r w:rsidR="1CAA15C6">
        <w:rPr/>
        <w:t xml:space="preserve"> data</w:t>
      </w:r>
      <w:r w:rsidR="1C2D1402">
        <w:rPr/>
        <w:t xml:space="preserve">. </w:t>
      </w:r>
      <w:r w:rsidR="79B51B6B">
        <w:rPr/>
        <w:t xml:space="preserve">To use the report with your state’s data, </w:t>
      </w:r>
      <w:r w:rsidRPr="19EC1218" w:rsidR="6234BAAC">
        <w:rPr>
          <w:b w:val="1"/>
          <w:bCs w:val="1"/>
        </w:rPr>
        <w:t>the</w:t>
      </w:r>
      <w:r w:rsidRPr="19EC1218" w:rsidR="6234BAAC">
        <w:rPr>
          <w:b w:val="1"/>
          <w:bCs w:val="1"/>
        </w:rPr>
        <w:t xml:space="preserve"> report</w:t>
      </w:r>
      <w:r w:rsidRPr="19EC1218" w:rsidR="170EA19B">
        <w:rPr>
          <w:b w:val="1"/>
          <w:bCs w:val="1"/>
        </w:rPr>
        <w:t xml:space="preserve"> needs to be connected to a state’s</w:t>
      </w:r>
      <w:r w:rsidRPr="19EC1218" w:rsidR="79B51B6B">
        <w:rPr>
          <w:b w:val="1"/>
          <w:bCs w:val="1"/>
        </w:rPr>
        <w:t xml:space="preserve"> </w:t>
      </w:r>
      <w:r w:rsidRPr="19EC1218" w:rsidR="79B51B6B">
        <w:rPr>
          <w:b w:val="1"/>
          <w:bCs w:val="1"/>
        </w:rPr>
        <w:t>CEDS Data Warehouse</w:t>
      </w:r>
      <w:r w:rsidRPr="19EC1218" w:rsidR="69E8D85B">
        <w:rPr>
          <w:b w:val="1"/>
          <w:bCs w:val="1"/>
        </w:rPr>
        <w:t xml:space="preserve"> instance.</w:t>
      </w:r>
    </w:p>
    <w:p w:rsidRPr="00D97815" w:rsidR="00332931" w:rsidP="1E1A391A" w:rsidRDefault="0039614E" w14:paraId="3E1732E0" w14:textId="6B43BC15">
      <w:pPr>
        <w:pStyle w:val="Heading2"/>
        <w:rPr>
          <w:rFonts w:ascii="Calibri" w:hAnsi="Calibri" w:cs="Calibri"/>
          <w:rPrChange w:author="Unknown" w16du:dateUtc="2024-10-05T16:15:00Z" w:id="16">
            <w:rPr>
              <w:rFonts w:ascii="Calibri" w:hAnsi="Calibri" w:eastAsia="Calibri" w:cs="Calibri"/>
              <w:szCs w:val="22"/>
            </w:rPr>
          </w:rPrChange>
        </w:rPr>
      </w:pPr>
      <w:r w:rsidRPr="1E1A391A">
        <w:rPr>
          <w:rFonts w:ascii="Calibri" w:hAnsi="Calibri" w:cs="Calibri"/>
          <w:b/>
          <w:bCs/>
          <w:color w:val="2B5266"/>
          <w:sz w:val="22"/>
          <w:szCs w:val="22"/>
        </w:rPr>
        <w:t>Instructions</w:t>
      </w:r>
    </w:p>
    <w:p w:rsidR="001A1F41" w:rsidP="00A82AF0" w:rsidRDefault="0039614E" w14:paraId="73B0BEB9" w14:textId="51CA0D37">
      <w:pPr>
        <w:pStyle w:val="ListParagraph"/>
        <w:numPr>
          <w:ilvl w:val="0"/>
          <w:numId w:val="18"/>
        </w:numPr>
      </w:pPr>
      <w:r>
        <w:t>C</w:t>
      </w:r>
      <w:r w:rsidR="006B2B10">
        <w:t xml:space="preserve">onnect to the </w:t>
      </w:r>
      <w:r w:rsidR="385759FA">
        <w:t>VPN</w:t>
      </w:r>
      <w:r w:rsidR="006B2B10">
        <w:t xml:space="preserve"> if required by your network administrators.</w:t>
      </w:r>
    </w:p>
    <w:p w:rsidR="001A1F41" w:rsidP="1E1A391A" w:rsidRDefault="006B2B10" w14:paraId="053FA22B" w14:textId="61EBBC15">
      <w:pPr>
        <w:pStyle w:val="ListParagraph"/>
        <w:numPr>
          <w:ilvl w:val="0"/>
          <w:numId w:val="18"/>
        </w:numPr>
        <w:rPr/>
      </w:pPr>
      <w:r w:rsidR="006B2B10">
        <w:rPr/>
        <w:t xml:space="preserve">After downloading </w:t>
      </w:r>
      <w:r w:rsidR="006B2B10">
        <w:rPr/>
        <w:t>the</w:t>
      </w:r>
      <w:r w:rsidR="637E38C4">
        <w:rPr/>
        <w:t xml:space="preserve"> </w:t>
      </w:r>
      <w:r w:rsidR="006B2B10">
        <w:rPr/>
        <w:t>.</w:t>
      </w:r>
      <w:r w:rsidR="006B2B10">
        <w:rPr/>
        <w:t>pbi</w:t>
      </w:r>
      <w:r w:rsidR="006B2B10">
        <w:rPr/>
        <w:t>x</w:t>
      </w:r>
      <w:r w:rsidR="006B2B10">
        <w:rPr/>
        <w:t xml:space="preserve"> file, open it in your</w:t>
      </w:r>
      <w:r w:rsidR="006B2B10">
        <w:rPr/>
        <w:t xml:space="preserve"> </w:t>
      </w:r>
      <w:r w:rsidR="130E7367">
        <w:rPr/>
        <w:t>Power BI Desktop instance</w:t>
      </w:r>
      <w:r w:rsidR="0925894A">
        <w:rPr/>
        <w:t>. As a reminder</w:t>
      </w:r>
      <w:r w:rsidR="0073746A">
        <w:rPr/>
        <w:t>, the data in the report after the</w:t>
      </w:r>
      <w:r w:rsidR="0073746A">
        <w:rPr/>
        <w:t xml:space="preserve"> </w:t>
      </w:r>
      <w:r w:rsidR="0073746A">
        <w:rPr/>
        <w:t>initia</w:t>
      </w:r>
      <w:r w:rsidR="0073746A">
        <w:rPr/>
        <w:t>l</w:t>
      </w:r>
      <w:r w:rsidR="0073746A">
        <w:rPr/>
        <w:t xml:space="preserve"> download will be cached test data. </w:t>
      </w:r>
    </w:p>
    <w:p w:rsidR="001A1F41" w:rsidP="001A1F41" w:rsidRDefault="0073746A" w14:paraId="3F7BCDFC" w14:textId="45C88651">
      <w:pPr>
        <w:pStyle w:val="ListParagraph"/>
        <w:numPr>
          <w:ilvl w:val="0"/>
          <w:numId w:val="18"/>
        </w:numPr>
      </w:pPr>
      <w:r>
        <w:t xml:space="preserve">To use your data in the report, connect it to </w:t>
      </w:r>
      <w:r w:rsidR="006B2B10">
        <w:t>the</w:t>
      </w:r>
      <w:r w:rsidR="00E26E41">
        <w:t xml:space="preserve"> CEDS</w:t>
      </w:r>
      <w:r w:rsidR="006B2B10">
        <w:t xml:space="preserve"> </w:t>
      </w:r>
      <w:r w:rsidR="001A1F41">
        <w:t>D</w:t>
      </w:r>
      <w:r w:rsidR="006B2B10">
        <w:t>at</w:t>
      </w:r>
      <w:r w:rsidR="00E26E41">
        <w:t xml:space="preserve">a </w:t>
      </w:r>
      <w:r w:rsidR="001A1F41">
        <w:t>W</w:t>
      </w:r>
      <w:r w:rsidR="006B2B10">
        <w:t>arehouse</w:t>
      </w:r>
      <w:r>
        <w:t xml:space="preserve">. </w:t>
      </w:r>
    </w:p>
    <w:p w:rsidR="0073746A" w:rsidP="47441C3E" w:rsidRDefault="0073746A" w14:paraId="5C866CB4" w14:textId="3E9347C0">
      <w:pPr>
        <w:pStyle w:val="ListParagraph"/>
        <w:numPr>
          <w:ilvl w:val="1"/>
          <w:numId w:val="18"/>
        </w:numPr>
        <w:spacing w:before="0" w:beforeAutospacing="0" w:after="0" w:afterAutospacing="0"/>
        <w:textAlignment w:val="baseline"/>
        <w:rPr/>
      </w:pPr>
      <w:r w:rsidR="001A1F41">
        <w:rPr/>
        <w:t>C</w:t>
      </w:r>
      <w:r w:rsidR="0073746A">
        <w:rPr/>
        <w:t xml:space="preserve">lick </w:t>
      </w:r>
      <w:r w:rsidR="479D8EB1">
        <w:rPr/>
        <w:t xml:space="preserve">‘Data source settings’ in the ‘Home’ tab. </w:t>
      </w:r>
    </w:p>
    <w:p w:rsidR="6788E111" w:rsidP="6132C6B6" w:rsidRDefault="12EAE8D9" w14:paraId="54063692" w14:textId="1C680FEB">
      <w:pPr>
        <w:pStyle w:val="paragraph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5A42962" wp14:editId="2AB6D9E0">
            <wp:extent cx="6334204" cy="3177251"/>
            <wp:effectExtent l="0" t="0" r="0" b="4445"/>
            <wp:docPr id="1415407641" name="Picture 1415407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495" cy="31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D6F27" w:rsidP="564D6F27" w:rsidRDefault="564D6F27" w14:paraId="209F6A99" w14:textId="77777777">
      <w:pPr>
        <w:pStyle w:val="paragraph"/>
        <w:spacing w:before="0" w:beforeAutospacing="0" w:after="0" w:afterAutospacing="0"/>
        <w:jc w:val="center"/>
      </w:pPr>
    </w:p>
    <w:p w:rsidR="00A53FC7" w:rsidP="1E1A391A" w:rsidRDefault="5417491C" w14:paraId="2A3AB09E" w14:textId="77777777">
      <w:pPr>
        <w:pStyle w:val="ListParagraph"/>
        <w:keepNext/>
        <w:keepLines/>
        <w:numPr>
          <w:ilvl w:val="1"/>
          <w:numId w:val="18"/>
        </w:numPr>
      </w:pPr>
      <w:r>
        <w:t xml:space="preserve">In </w:t>
      </w:r>
      <w:r w:rsidR="7E532D93">
        <w:t>the data source settings panel</w:t>
      </w:r>
      <w:r>
        <w:t xml:space="preserve">, </w:t>
      </w:r>
      <w:r w:rsidR="0DAA80A6">
        <w:t>select the default data source then click ‘Change Source...’.</w:t>
      </w:r>
    </w:p>
    <w:p w:rsidR="006B2B10" w:rsidP="1E1A391A" w:rsidRDefault="543B6E93" w14:paraId="3C8BFBEA" w14:textId="3C1CEB7C">
      <w:pPr>
        <w:spacing w:after="0"/>
        <w:jc w:val="center"/>
        <w:textAlignment w:val="baseline"/>
      </w:pPr>
      <w:r>
        <w:rPr>
          <w:noProof/>
        </w:rPr>
        <w:drawing>
          <wp:inline distT="0" distB="0" distL="0" distR="0" wp14:anchorId="4368D611" wp14:editId="494BA331">
            <wp:extent cx="5883835" cy="3026780"/>
            <wp:effectExtent l="0" t="0" r="3175" b="2540"/>
            <wp:docPr id="473423357" name="Picture 47342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4233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35" cy="30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CA" w:rsidP="00A02DCA" w:rsidRDefault="00A02DCA" w14:paraId="0AFB66D9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02DCA" w:rsidP="1E1A391A" w:rsidRDefault="69B37C5B" w14:paraId="33E35108" w14:textId="1E457D88">
      <w:pPr>
        <w:pStyle w:val="ListParagraph"/>
        <w:keepNext/>
        <w:keepLines/>
        <w:numPr>
          <w:ilvl w:val="1"/>
          <w:numId w:val="18"/>
        </w:numPr>
      </w:pPr>
      <w:r>
        <w:t>Replace the Server and Database</w:t>
      </w:r>
      <w:r w:rsidR="2953E3A9">
        <w:t xml:space="preserve"> fields with </w:t>
      </w:r>
      <w:r w:rsidR="6D3EA51A">
        <w:t>t</w:t>
      </w:r>
      <w:r w:rsidR="2953E3A9">
        <w:t xml:space="preserve">he IP address and database name related to your CEDS </w:t>
      </w:r>
      <w:r w:rsidR="00A53FC7">
        <w:t>D</w:t>
      </w:r>
      <w:r w:rsidR="2953E3A9">
        <w:t xml:space="preserve">ata </w:t>
      </w:r>
      <w:r w:rsidR="00A53FC7">
        <w:t>W</w:t>
      </w:r>
      <w:r w:rsidR="2953E3A9">
        <w:t>arehouse. Click ‘OK’.</w:t>
      </w:r>
    </w:p>
    <w:p w:rsidR="00A02DCA" w:rsidP="6132C6B6" w:rsidRDefault="0C7C2BEB" w14:paraId="0A099CE4" w14:textId="5C1BE8B2">
      <w:pPr>
        <w:pStyle w:val="paragraph"/>
        <w:spacing w:before="0" w:beforeAutospacing="0" w:after="0" w:afterAutospacing="0"/>
        <w:jc w:val="center"/>
        <w:textAlignment w:val="baseline"/>
      </w:pPr>
      <w:r>
        <w:rPr>
          <w:noProof/>
        </w:rPr>
        <w:drawing>
          <wp:inline distT="0" distB="0" distL="0" distR="0" wp14:anchorId="5BB62DED" wp14:editId="0C9893FF">
            <wp:extent cx="5943600" cy="3057525"/>
            <wp:effectExtent l="0" t="0" r="0" b="0"/>
            <wp:docPr id="109410782" name="Picture 109410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C7" w:rsidP="103EDCD6" w:rsidRDefault="00A53FC7" w14:paraId="04C92C0B" w14:textId="77777777">
      <w:pPr>
        <w:spacing w:after="0"/>
      </w:pPr>
    </w:p>
    <w:p w:rsidRPr="0026497F" w:rsidR="0026497F" w:rsidP="1E1A391A" w:rsidRDefault="3DB86FAB" w14:paraId="3E87DC15" w14:textId="614E7409">
      <w:pPr>
        <w:spacing w:after="0"/>
      </w:pPr>
      <w:r w:rsidR="3DB86FAB">
        <w:rPr/>
        <w:t>Your dataset will now</w:t>
      </w:r>
      <w:r w:rsidR="0026497F">
        <w:rPr/>
        <w:t xml:space="preserve"> refresh and cache within your report</w:t>
      </w:r>
      <w:r w:rsidR="21A6837B">
        <w:rPr/>
        <w:t>. This</w:t>
      </w:r>
      <w:r w:rsidR="0026497F">
        <w:rPr/>
        <w:t xml:space="preserve"> may take </w:t>
      </w:r>
      <w:r w:rsidR="5D4A4F18">
        <w:rPr/>
        <w:t xml:space="preserve">a few </w:t>
      </w:r>
      <w:r w:rsidR="0026497F">
        <w:rPr/>
        <w:t xml:space="preserve">minutes, depending on the size of your dataset. </w:t>
      </w:r>
      <w:r w:rsidR="183ED383">
        <w:rPr/>
        <w:t>After connecting the dataset, the front end of the report can be reviewed and used</w:t>
      </w:r>
      <w:r w:rsidR="12426A41">
        <w:rPr/>
        <w:t>.</w:t>
      </w:r>
    </w:p>
    <w:p w:rsidR="00A30888" w:rsidP="007662BA" w:rsidRDefault="0026497F" w14:paraId="1CA554E1" w14:textId="2D69A7DC">
      <w:pPr>
        <w:pStyle w:val="Heading1"/>
      </w:pPr>
      <w:r>
        <w:t>Distribution</w:t>
      </w:r>
    </w:p>
    <w:p w:rsidR="007662BA" w:rsidP="00DD45B1" w:rsidRDefault="007662BA" w14:paraId="02EB378F" w14:textId="77777777">
      <w:pPr>
        <w:spacing w:after="0"/>
      </w:pPr>
    </w:p>
    <w:p w:rsidR="0026497F" w:rsidP="00DD45B1" w:rsidRDefault="2C842F71" w14:paraId="0F0DDB43" w14:textId="6E323093">
      <w:pPr>
        <w:spacing w:after="0"/>
      </w:pPr>
      <w:r w:rsidRPr="19EC1218" w:rsidR="2C842F71">
        <w:rPr>
          <w:b w:val="1"/>
          <w:bCs w:val="1"/>
        </w:rPr>
        <w:t xml:space="preserve">Ensure this </w:t>
      </w:r>
      <w:r w:rsidRPr="19EC1218" w:rsidR="0026497F">
        <w:rPr>
          <w:b w:val="1"/>
          <w:bCs w:val="1"/>
        </w:rPr>
        <w:t xml:space="preserve">report </w:t>
      </w:r>
      <w:r w:rsidRPr="19EC1218" w:rsidR="426FCADF">
        <w:rPr>
          <w:b w:val="1"/>
          <w:bCs w:val="1"/>
        </w:rPr>
        <w:t>i</w:t>
      </w:r>
      <w:r w:rsidRPr="19EC1218" w:rsidR="0026497F">
        <w:rPr>
          <w:b w:val="1"/>
          <w:bCs w:val="1"/>
        </w:rPr>
        <w:t xml:space="preserve">s shared only with authorized individuals. </w:t>
      </w:r>
      <w:r w:rsidR="006446C4">
        <w:rPr/>
        <w:t xml:space="preserve">Refer to your </w:t>
      </w:r>
      <w:r w:rsidR="00B01578">
        <w:rPr/>
        <w:t xml:space="preserve">agency’s </w:t>
      </w:r>
      <w:r w:rsidR="006446C4">
        <w:rPr/>
        <w:t>policies and procedures before sharing this report</w:t>
      </w:r>
      <w:r w:rsidR="5F91BC0B">
        <w:rPr/>
        <w:t xml:space="preserve">. </w:t>
      </w:r>
      <w:r w:rsidR="4EA4004E">
        <w:rPr/>
        <w:t>While the .</w:t>
      </w:r>
      <w:r w:rsidR="4EA4004E">
        <w:rPr/>
        <w:t>pbix</w:t>
      </w:r>
      <w:r w:rsidR="4EA4004E">
        <w:rPr/>
        <w:t xml:space="preserve"> can be sent to individuals with Power BI Desktop, </w:t>
      </w:r>
      <w:r w:rsidR="75ACB681">
        <w:rPr/>
        <w:t>it is</w:t>
      </w:r>
      <w:r w:rsidR="4EA4004E">
        <w:rPr/>
        <w:t xml:space="preserve"> recommend</w:t>
      </w:r>
      <w:r w:rsidR="7AFD493B">
        <w:rPr/>
        <w:t>ed</w:t>
      </w:r>
      <w:r w:rsidR="0026497F">
        <w:rPr/>
        <w:t xml:space="preserve"> this report is </w:t>
      </w:r>
      <w:r w:rsidR="7ED4F01A">
        <w:rPr/>
        <w:t xml:space="preserve">distributed </w:t>
      </w:r>
      <w:r w:rsidR="0026497F">
        <w:rPr/>
        <w:t xml:space="preserve">with internal </w:t>
      </w:r>
      <w:r w:rsidR="00B01578">
        <w:rPr/>
        <w:t xml:space="preserve">agency </w:t>
      </w:r>
      <w:r w:rsidR="0026497F">
        <w:rPr/>
        <w:t xml:space="preserve">staff </w:t>
      </w:r>
      <w:r w:rsidR="04B7545D">
        <w:rPr/>
        <w:t>through</w:t>
      </w:r>
      <w:r w:rsidR="0026497F">
        <w:rPr/>
        <w:t xml:space="preserve"> </w:t>
      </w:r>
      <w:r w:rsidR="3AD67270">
        <w:rPr/>
        <w:t>an</w:t>
      </w:r>
      <w:r w:rsidR="0026497F">
        <w:rPr/>
        <w:t xml:space="preserve"> </w:t>
      </w:r>
      <w:r w:rsidR="6B460E40">
        <w:rPr/>
        <w:t>o</w:t>
      </w:r>
      <w:r w:rsidR="0026497F">
        <w:rPr/>
        <w:t xml:space="preserve">nline Power BI Workspace. Doing this ensures access </w:t>
      </w:r>
      <w:r w:rsidR="009D690E">
        <w:rPr/>
        <w:t xml:space="preserve">is </w:t>
      </w:r>
      <w:r w:rsidR="0026497F">
        <w:rPr/>
        <w:t xml:space="preserve">limited to </w:t>
      </w:r>
      <w:r w:rsidR="0026497F">
        <w:rPr/>
        <w:t>appropriate individuals</w:t>
      </w:r>
      <w:r w:rsidR="008B4825">
        <w:rPr/>
        <w:t xml:space="preserve"> and</w:t>
      </w:r>
      <w:r w:rsidR="0026497F">
        <w:rPr/>
        <w:t xml:space="preserve"> the report cannot be edited, and </w:t>
      </w:r>
      <w:r w:rsidR="0026497F">
        <w:rPr/>
        <w:t>provides</w:t>
      </w:r>
      <w:r w:rsidR="0026497F">
        <w:rPr/>
        <w:t xml:space="preserve"> multiple sharing options, </w:t>
      </w:r>
      <w:r w:rsidR="31ADDC6A">
        <w:rPr/>
        <w:t>such as</w:t>
      </w:r>
      <w:r w:rsidR="0026497F">
        <w:rPr/>
        <w:t xml:space="preserve"> embedding into a Teams Channel. </w:t>
      </w:r>
    </w:p>
    <w:p w:rsidRPr="00590901" w:rsidR="00D97815" w:rsidP="00D97815" w:rsidRDefault="00D97815" w14:paraId="0AA8BD18" w14:textId="77777777">
      <w:pPr>
        <w:pStyle w:val="Heading2"/>
        <w:rPr>
          <w:rFonts w:ascii="Calibri" w:hAnsi="Calibri" w:cs="Calibri"/>
          <w:b/>
          <w:bCs/>
          <w:color w:val="2B5266"/>
          <w:sz w:val="22"/>
          <w:szCs w:val="22"/>
        </w:rPr>
      </w:pPr>
      <w:r w:rsidRPr="00590901">
        <w:rPr>
          <w:rFonts w:ascii="Calibri" w:hAnsi="Calibri" w:cs="Calibri"/>
          <w:b/>
          <w:bCs/>
          <w:color w:val="2B5266"/>
          <w:sz w:val="22"/>
          <w:szCs w:val="22"/>
        </w:rPr>
        <w:t>Instructions</w:t>
      </w:r>
    </w:p>
    <w:p w:rsidR="0026497F" w:rsidP="0026497F" w:rsidRDefault="0026497F" w14:paraId="7A673850" w14:textId="6A5BB241">
      <w:r>
        <w:t xml:space="preserve">To share </w:t>
      </w:r>
      <w:r w:rsidR="2B474606">
        <w:t>through</w:t>
      </w:r>
      <w:r>
        <w:t xml:space="preserve"> a</w:t>
      </w:r>
      <w:r w:rsidR="22ED4C33">
        <w:t xml:space="preserve">n online </w:t>
      </w:r>
      <w:r>
        <w:t>workspace</w:t>
      </w:r>
    </w:p>
    <w:p w:rsidR="0026497F" w:rsidP="103EDCD6" w:rsidRDefault="2CA41EE9" w14:paraId="76E55AAD" w14:textId="1D29EA66">
      <w:pPr>
        <w:pStyle w:val="ListParagraph"/>
        <w:numPr>
          <w:ilvl w:val="0"/>
          <w:numId w:val="3"/>
        </w:numPr>
      </w:pPr>
      <w:r>
        <w:t xml:space="preserve">Navigate to </w:t>
      </w:r>
      <w:r w:rsidR="0026497F">
        <w:t>office.com</w:t>
      </w:r>
      <w:r w:rsidR="2611EE5A">
        <w:t xml:space="preserve"> then sign in with your credentials</w:t>
      </w:r>
      <w:r w:rsidR="008B4825">
        <w:t>.</w:t>
      </w:r>
    </w:p>
    <w:p w:rsidR="0026497F" w:rsidP="103EDCD6" w:rsidRDefault="2611EE5A" w14:paraId="1A241D4F" w14:textId="1B83C9E0">
      <w:pPr>
        <w:pStyle w:val="ListParagraph"/>
        <w:numPr>
          <w:ilvl w:val="0"/>
          <w:numId w:val="3"/>
        </w:numPr>
      </w:pPr>
      <w:r>
        <w:t xml:space="preserve">Click the </w:t>
      </w:r>
      <w:r w:rsidR="0026497F">
        <w:t>menu icon</w:t>
      </w:r>
      <w:r w:rsidR="4EADAED5">
        <w:t xml:space="preserve"> then select </w:t>
      </w:r>
      <w:r w:rsidR="0026497F">
        <w:t>Power BI</w:t>
      </w:r>
      <w:r w:rsidR="00495AE7">
        <w:t>.</w:t>
      </w:r>
    </w:p>
    <w:p w:rsidR="0026497F" w:rsidP="103EDCD6" w:rsidRDefault="383829AC" w14:paraId="11B1360B" w14:textId="55D6891E">
      <w:pPr>
        <w:pStyle w:val="ListParagraph"/>
        <w:jc w:val="center"/>
      </w:pPr>
      <w:r>
        <w:rPr>
          <w:noProof/>
        </w:rPr>
        <w:drawing>
          <wp:inline distT="0" distB="0" distL="0" distR="0" wp14:anchorId="4949B75A" wp14:editId="29B2759E">
            <wp:extent cx="2409741" cy="2055553"/>
            <wp:effectExtent l="0" t="0" r="0" b="0"/>
            <wp:docPr id="1264052396" name="Picture 126405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41" cy="20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7F" w:rsidP="103EDCD6" w:rsidRDefault="46717961" w14:paraId="649A806E" w14:textId="0A44E0A4">
      <w:pPr>
        <w:pStyle w:val="ListParagraph"/>
        <w:numPr>
          <w:ilvl w:val="0"/>
          <w:numId w:val="3"/>
        </w:numPr>
      </w:pPr>
      <w:r>
        <w:t>In the left menu bar click ‘Workspaces’ then ‘New Workspace</w:t>
      </w:r>
      <w:r w:rsidR="00495AE7">
        <w:t>.</w:t>
      </w:r>
      <w:r>
        <w:t>’</w:t>
      </w:r>
    </w:p>
    <w:p w:rsidR="0026497F" w:rsidP="103EDCD6" w:rsidRDefault="29E291C4" w14:paraId="070A1FE1" w14:textId="35A899FD">
      <w:pPr>
        <w:pStyle w:val="ListParagraph"/>
        <w:numPr>
          <w:ilvl w:val="0"/>
          <w:numId w:val="3"/>
        </w:numPr>
      </w:pPr>
      <w:r>
        <w:t>In the panel, fill in the required information</w:t>
      </w:r>
      <w:r w:rsidR="00495AE7">
        <w:t>.</w:t>
      </w:r>
    </w:p>
    <w:p w:rsidR="0026497F" w:rsidP="103EDCD6" w:rsidRDefault="29E291C4" w14:paraId="4EE206DF" w14:textId="3155AAA6">
      <w:pPr>
        <w:pStyle w:val="ListParagraph"/>
        <w:spacing w:after="0"/>
        <w:jc w:val="center"/>
        <w:textAlignment w:val="baseline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585A4E3A" wp14:editId="3F02311A">
            <wp:extent cx="2869930" cy="2449452"/>
            <wp:effectExtent l="0" t="0" r="0" b="0"/>
            <wp:docPr id="16366692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930" cy="244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7F" w:rsidP="103EDCD6" w:rsidRDefault="0026497F" w14:paraId="4AF0FC31" w14:textId="3E29B977">
      <w:pPr>
        <w:pStyle w:val="ListParagraph"/>
        <w:spacing w:after="0"/>
        <w:jc w:val="center"/>
        <w:textAlignment w:val="baseline"/>
        <w:rPr>
          <w:rStyle w:val="eop"/>
          <w:rFonts w:ascii="Calibri" w:hAnsi="Calibri" w:cs="Calibri"/>
        </w:rPr>
      </w:pPr>
    </w:p>
    <w:p w:rsidR="0026497F" w:rsidP="1E1A391A" w:rsidRDefault="29E291C4" w14:paraId="7DD5292C" w14:textId="53557948">
      <w:pPr>
        <w:pStyle w:val="ListParagraph"/>
        <w:keepNext/>
        <w:keepLines/>
        <w:numPr>
          <w:ilvl w:val="0"/>
          <w:numId w:val="3"/>
        </w:numPr>
        <w:spacing w:after="0"/>
        <w:textAlignment w:val="baseline"/>
      </w:pPr>
      <w:r>
        <w:t>Once the workspace is created, upload the .pbix file to the workspace.</w:t>
      </w:r>
    </w:p>
    <w:p w:rsidR="339F32EC" w:rsidP="6132C6B6" w:rsidRDefault="1B725B7E" w14:paraId="1B83AF1C" w14:textId="1D4A6A85">
      <w:pPr>
        <w:pStyle w:val="paragraph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867898F" wp14:editId="6E14B79C">
            <wp:extent cx="5943600" cy="2009775"/>
            <wp:effectExtent l="0" t="0" r="0" b="0"/>
            <wp:docPr id="2090311305" name="Picture 20903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D6F27" w:rsidP="564D6F27" w:rsidRDefault="564D6F27" w14:paraId="611BFC6E" w14:textId="1484E2C5">
      <w:pPr>
        <w:pStyle w:val="paragraph"/>
        <w:spacing w:before="0" w:beforeAutospacing="0" w:after="0" w:afterAutospacing="0"/>
      </w:pPr>
    </w:p>
    <w:p w:rsidR="00495AE7" w:rsidP="1E1A391A" w:rsidRDefault="00495AE7" w14:paraId="6C9F739E" w14:textId="77777777">
      <w:pPr>
        <w:pStyle w:val="ListParagraph"/>
      </w:pPr>
    </w:p>
    <w:p w:rsidRPr="00495AE7" w:rsidR="42495C2B" w:rsidP="1E1A391A" w:rsidRDefault="3CA139DA" w14:paraId="7F18E5A1" w14:textId="34ADA5DD">
      <w:pPr>
        <w:pStyle w:val="ListParagraph"/>
        <w:numPr>
          <w:ilvl w:val="0"/>
          <w:numId w:val="3"/>
        </w:numPr>
      </w:pPr>
      <w:r>
        <w:t xml:space="preserve">After the report is uploaded in the workspace, the dashboard will be available to use and share by clicking on the .pbix file. </w:t>
      </w:r>
    </w:p>
    <w:p w:rsidR="42495C2B" w:rsidP="47441C3E" w:rsidRDefault="1CB9AD68" w14:paraId="1DD906D3" w14:textId="19990F63">
      <w:pPr>
        <w:pStyle w:val="paragraph"/>
        <w:spacing w:before="0" w:beforeAutospacing="off" w:after="0" w:afterAutospacing="off"/>
      </w:pPr>
      <w:r w:rsidR="1CB9AD68">
        <w:drawing>
          <wp:inline wp14:editId="247A77E8" wp14:anchorId="35E16139">
            <wp:extent cx="5943600" cy="1543050"/>
            <wp:effectExtent l="0" t="0" r="0" b="0"/>
            <wp:docPr id="876669259" name="Picture 8766692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76669259"/>
                    <pic:cNvPicPr/>
                  </pic:nvPicPr>
                  <pic:blipFill>
                    <a:blip r:embed="R312c27ce787947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C4" w:rsidP="22DD1611" w:rsidRDefault="006446C4" w14:paraId="0E479826" w14:textId="6AD5CCF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446C4" w:rsidP="22DD1611" w:rsidRDefault="006446C4" w14:paraId="17BC6E87" w14:textId="1FD1FDB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446C4" w:rsidP="103EDCD6" w:rsidRDefault="1D2D6522" w14:paraId="6D90B115" w14:textId="124DE3FB">
      <w:pPr>
        <w:pStyle w:val="ListParagraph"/>
        <w:numPr>
          <w:ilvl w:val="0"/>
          <w:numId w:val="3"/>
        </w:numPr>
      </w:pPr>
      <w:r>
        <w:t xml:space="preserve">Once you have navigated to the report, </w:t>
      </w:r>
      <w:r w:rsidR="51B75518">
        <w:t>manag</w:t>
      </w:r>
      <w:r w:rsidR="006446C4">
        <w:t xml:space="preserve">e </w:t>
      </w:r>
      <w:r w:rsidR="00D97815">
        <w:t xml:space="preserve">access </w:t>
      </w:r>
      <w:r w:rsidR="006446C4">
        <w:t xml:space="preserve">permissions </w:t>
      </w:r>
      <w:r w:rsidR="00D97815">
        <w:t xml:space="preserve">for </w:t>
      </w:r>
      <w:r w:rsidR="006446C4">
        <w:t>appropriate individuals in your organization</w:t>
      </w:r>
      <w:r w:rsidR="4B50BEB4">
        <w:t>, by clicking</w:t>
      </w:r>
      <w:r w:rsidR="5FF5B1F6">
        <w:t xml:space="preserve"> share</w:t>
      </w:r>
      <w:r w:rsidR="006446C4">
        <w:t xml:space="preserve">. </w:t>
      </w:r>
    </w:p>
    <w:p w:rsidR="0026497F" w:rsidP="6132C6B6" w:rsidRDefault="00771719" w14:paraId="3BA0B53F" w14:textId="636172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A9D226F" wp14:editId="0C68949B">
            <wp:extent cx="5314950" cy="2240115"/>
            <wp:effectExtent l="0" t="0" r="0" b="0"/>
            <wp:docPr id="245406078" name="Picture 245406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3EDCD6" w:rsidR="0026497F">
        <w:rPr>
          <w:rStyle w:val="eop"/>
          <w:rFonts w:ascii="Calibri" w:hAnsi="Calibri" w:cs="Calibri"/>
          <w:sz w:val="22"/>
          <w:szCs w:val="22"/>
        </w:rPr>
        <w:t> </w:t>
      </w:r>
    </w:p>
    <w:p w:rsidR="0026497F" w:rsidP="1E1A391A" w:rsidRDefault="568AE7AD" w14:paraId="4E98468C" w14:textId="47B651EB">
      <w:pPr>
        <w:pStyle w:val="ListParagraph"/>
        <w:keepNext/>
        <w:keepLines/>
        <w:numPr>
          <w:ilvl w:val="0"/>
          <w:numId w:val="3"/>
        </w:numPr>
      </w:pPr>
      <w:r>
        <w:t xml:space="preserve">Type in the name of the person you want to </w:t>
      </w:r>
      <w:r w:rsidR="00D97815">
        <w:t>provide access</w:t>
      </w:r>
      <w:r>
        <w:t xml:space="preserve">. Then click the method you would like to send through. </w:t>
      </w:r>
    </w:p>
    <w:p w:rsidR="0026497F" w:rsidP="6132C6B6" w:rsidRDefault="486BECB8" w14:paraId="008681D6" w14:textId="07785E04">
      <w:pPr>
        <w:pStyle w:val="paragraph"/>
        <w:spacing w:before="0" w:beforeAutospacing="0" w:after="0" w:afterAutospacing="0"/>
        <w:jc w:val="center"/>
        <w:textAlignment w:val="baseline"/>
      </w:pPr>
      <w:r>
        <w:rPr>
          <w:noProof/>
        </w:rPr>
        <w:drawing>
          <wp:inline distT="0" distB="0" distL="0" distR="0" wp14:anchorId="3B123610" wp14:editId="1AF38CAD">
            <wp:extent cx="5573246" cy="2429364"/>
            <wp:effectExtent l="0" t="0" r="0" b="0"/>
            <wp:docPr id="606293177" name="Picture 606293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46" cy="24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7F" w:rsidP="00DD45B1" w:rsidRDefault="0026497F" w14:paraId="7B99F31E" w14:textId="77777777">
      <w:pPr>
        <w:spacing w:after="0"/>
      </w:pPr>
    </w:p>
    <w:p w:rsidR="009558F0" w:rsidP="0026497F" w:rsidRDefault="009558F0" w14:paraId="69F96347" w14:textId="77777777">
      <w:pPr>
        <w:pStyle w:val="Heading1"/>
        <w:rPr>
          <w:rStyle w:val="eop"/>
        </w:rPr>
      </w:pPr>
      <w:r w:rsidRPr="0026497F">
        <w:rPr>
          <w:rStyle w:val="normaltextrun"/>
        </w:rPr>
        <w:t>Refreshing Data</w:t>
      </w:r>
      <w:r w:rsidRPr="0026497F">
        <w:rPr>
          <w:rStyle w:val="eop"/>
        </w:rPr>
        <w:t> </w:t>
      </w:r>
    </w:p>
    <w:p w:rsidR="006446C4" w:rsidP="006446C4" w:rsidRDefault="006446C4" w14:paraId="11F8E1ED" w14:textId="38719091">
      <w:r>
        <w:t>Administrators of the repo</w:t>
      </w:r>
      <w:r w:rsidR="64EF1654">
        <w:t>r</w:t>
      </w:r>
      <w:r>
        <w:t>t can refresh the data in different ways</w:t>
      </w:r>
      <w:r w:rsidR="00FC4B57">
        <w:t xml:space="preserve">. </w:t>
      </w:r>
    </w:p>
    <w:p w:rsidRPr="00590901" w:rsidR="00FC4B57" w:rsidP="00FC4B57" w:rsidRDefault="00FC4B57" w14:paraId="6153B5DE" w14:textId="77777777">
      <w:pPr>
        <w:pStyle w:val="Heading2"/>
        <w:rPr>
          <w:rFonts w:ascii="Calibri" w:hAnsi="Calibri" w:cs="Calibri"/>
          <w:b/>
          <w:bCs/>
          <w:color w:val="2B5266"/>
          <w:sz w:val="22"/>
          <w:szCs w:val="22"/>
        </w:rPr>
      </w:pPr>
      <w:r w:rsidRPr="00590901">
        <w:rPr>
          <w:rFonts w:ascii="Calibri" w:hAnsi="Calibri" w:cs="Calibri"/>
          <w:b/>
          <w:bCs/>
          <w:color w:val="2B5266"/>
          <w:sz w:val="22"/>
          <w:szCs w:val="22"/>
        </w:rPr>
        <w:t>Instructions</w:t>
      </w:r>
    </w:p>
    <w:p w:rsidR="00FC4B57" w:rsidP="47441C3E" w:rsidRDefault="006446C4" w14:paraId="7EB300B5" w14:textId="1A4ADC20">
      <w:pPr>
        <w:pStyle w:val="Normal"/>
        <w:numPr>
          <w:ilvl w:val="0"/>
          <w:numId w:val="11"/>
        </w:numPr>
        <w:rPr/>
      </w:pPr>
      <w:r w:rsidR="006446C4">
        <w:rPr/>
        <w:t>If using the report as a desktop .</w:t>
      </w:r>
      <w:r w:rsidR="006446C4">
        <w:rPr/>
        <w:t>pbix</w:t>
      </w:r>
      <w:r w:rsidR="006446C4">
        <w:rPr/>
        <w:t xml:space="preserve"> file</w:t>
      </w:r>
      <w:r w:rsidR="00FC4B57">
        <w:rPr/>
        <w:t>:</w:t>
      </w:r>
    </w:p>
    <w:p w:rsidR="006446C4" w:rsidP="0007306B" w:rsidRDefault="00FC4B57" w14:paraId="0AC0C455" w14:textId="32CBDA7C">
      <w:pPr>
        <w:pStyle w:val="ListParagraph"/>
        <w:numPr>
          <w:ilvl w:val="1"/>
          <w:numId w:val="11"/>
        </w:numPr>
      </w:pPr>
      <w:r>
        <w:t>C</w:t>
      </w:r>
      <w:r w:rsidR="006446C4">
        <w:t xml:space="preserve">lick the refresh button to view updated data. </w:t>
      </w:r>
    </w:p>
    <w:p w:rsidR="00170AB1" w:rsidP="00170AB1" w:rsidRDefault="00170AB1" w14:paraId="2C1D44CC" w14:textId="3CAE5F85">
      <w:pPr>
        <w:pStyle w:val="ListParagraph"/>
        <w:numPr>
          <w:ilvl w:val="1"/>
          <w:numId w:val="11"/>
        </w:numPr>
      </w:pPr>
      <w:r>
        <w:t xml:space="preserve">After refreshing data, click publish to allow authorized users to view the data. </w:t>
      </w:r>
    </w:p>
    <w:p w:rsidR="009F71D4" w:rsidP="0002389C" w:rsidRDefault="006446C4" w14:paraId="6FFEED25" w14:textId="5189A47B">
      <w:pPr>
        <w:pStyle w:val="ListParagraph"/>
        <w:numPr>
          <w:ilvl w:val="0"/>
          <w:numId w:val="11"/>
        </w:numPr>
      </w:pPr>
      <w:r>
        <w:t xml:space="preserve">If </w:t>
      </w:r>
      <w:r w:rsidR="009F71D4">
        <w:t>using the report</w:t>
      </w:r>
      <w:r>
        <w:t xml:space="preserve"> in the workspace</w:t>
      </w:r>
      <w:r w:rsidR="009F71D4">
        <w:t>:</w:t>
      </w:r>
    </w:p>
    <w:p w:rsidR="009F71D4" w:rsidP="009F71D4" w:rsidRDefault="009F71D4" w14:paraId="3B0028D4" w14:textId="0E70275A">
      <w:pPr>
        <w:pStyle w:val="ListParagraph"/>
        <w:numPr>
          <w:ilvl w:val="1"/>
          <w:numId w:val="11"/>
        </w:numPr>
      </w:pPr>
      <w:r>
        <w:t>Go to the semantic model and click the refresh button.   </w:t>
      </w:r>
    </w:p>
    <w:p w:rsidR="006446C4" w:rsidP="006446C4" w:rsidRDefault="006446C4" w14:paraId="3D49BC9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132C6B6">
        <w:rPr>
          <w:rStyle w:val="eop"/>
          <w:rFonts w:ascii="Calibri" w:hAnsi="Calibri" w:cs="Calibri"/>
          <w:sz w:val="22"/>
          <w:szCs w:val="22"/>
        </w:rPr>
        <w:t> </w:t>
      </w:r>
    </w:p>
    <w:p w:rsidR="006446C4" w:rsidP="6132C6B6" w:rsidRDefault="759FF2EC" w14:paraId="50D41138" w14:textId="7DE7A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D2F0AAB" wp14:editId="5B0E7FB4">
            <wp:extent cx="4229098" cy="2405978"/>
            <wp:effectExtent l="0" t="0" r="0" b="0"/>
            <wp:docPr id="1845885139" name="Picture 184588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98" cy="24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3EDCD6" w:rsidR="006446C4">
        <w:rPr>
          <w:rStyle w:val="eop"/>
          <w:rFonts w:ascii="Calibri" w:hAnsi="Calibri" w:cs="Calibri"/>
          <w:sz w:val="22"/>
          <w:szCs w:val="22"/>
        </w:rPr>
        <w:t> </w:t>
      </w:r>
    </w:p>
    <w:p w:rsidRPr="006446C4" w:rsidR="006446C4" w:rsidP="006446C4" w:rsidRDefault="006446C4" w14:paraId="5BA75079" w14:textId="77777777"/>
    <w:p w:rsidR="001F0686" w:rsidP="00426381" w:rsidRDefault="00E52231" w14:paraId="7A3BE5CF" w14:textId="77777777">
      <w:pPr>
        <w:pStyle w:val="ListParagraph"/>
        <w:numPr>
          <w:ilvl w:val="0"/>
          <w:numId w:val="7"/>
        </w:numPr>
        <w:spacing w:after="0"/>
      </w:pPr>
      <w:r>
        <w:t>To set</w:t>
      </w:r>
      <w:r w:rsidR="00293745">
        <w:t>up a scheduled refresh</w:t>
      </w:r>
      <w:r w:rsidR="001F0686">
        <w:t>:</w:t>
      </w:r>
    </w:p>
    <w:p w:rsidR="009F71D4" w:rsidP="001F0686" w:rsidRDefault="009F71D4" w14:paraId="551B452D" w14:textId="55FC792F">
      <w:pPr>
        <w:pStyle w:val="ListParagraph"/>
        <w:numPr>
          <w:ilvl w:val="1"/>
          <w:numId w:val="7"/>
        </w:numPr>
        <w:spacing w:after="0"/>
      </w:pPr>
      <w:r>
        <w:t>C</w:t>
      </w:r>
      <w:r w:rsidR="00FC3AB5">
        <w:t>lick the ellipses next to the data set</w:t>
      </w:r>
      <w:r>
        <w:t>.</w:t>
      </w:r>
    </w:p>
    <w:p w:rsidR="009558F0" w:rsidP="001F0686" w:rsidRDefault="009F71D4" w14:paraId="3CA1815D" w14:textId="0A2EDA65">
      <w:pPr>
        <w:pStyle w:val="ListParagraph"/>
        <w:numPr>
          <w:ilvl w:val="1"/>
          <w:numId w:val="7"/>
        </w:numPr>
        <w:spacing w:after="0"/>
      </w:pPr>
      <w:r>
        <w:t>C</w:t>
      </w:r>
      <w:r w:rsidR="001F0686">
        <w:t>lick ‘Settings</w:t>
      </w:r>
      <w:r>
        <w:t>.</w:t>
      </w:r>
      <w:r w:rsidR="001F0686">
        <w:t>’</w:t>
      </w:r>
    </w:p>
    <w:p w:rsidR="009F71D4" w:rsidP="001F0686" w:rsidRDefault="009F71D4" w14:paraId="6314CD74" w14:textId="3E03D264">
      <w:pPr>
        <w:pStyle w:val="ListParagraph"/>
        <w:numPr>
          <w:ilvl w:val="1"/>
          <w:numId w:val="7"/>
        </w:numPr>
        <w:spacing w:after="0"/>
      </w:pPr>
      <w:r>
        <w:t>N</w:t>
      </w:r>
      <w:r w:rsidRPr="009F71D4">
        <w:t>avigate to the Refresh dropdown and set your refresh frequency.</w:t>
      </w:r>
    </w:p>
    <w:p w:rsidR="001F0686" w:rsidP="00071C76" w:rsidRDefault="001F0686" w14:paraId="6DA29AEB" w14:textId="6ACEC0FD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36EAC611" wp14:editId="22384276">
            <wp:extent cx="3132390" cy="3307080"/>
            <wp:effectExtent l="0" t="0" r="0" b="7620"/>
            <wp:docPr id="193491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79" cy="332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76" w:rsidP="00071C76" w:rsidRDefault="00071C76" w14:paraId="481C71D7" w14:textId="77777777">
      <w:pPr>
        <w:pStyle w:val="NormalWeb"/>
        <w:jc w:val="center"/>
      </w:pPr>
    </w:p>
    <w:p w:rsidRPr="001A0B88" w:rsidR="006421D6" w:rsidP="006421D6" w:rsidRDefault="006421D6" w14:paraId="142171DD" w14:textId="77777777">
      <w:pPr>
        <w:pStyle w:val="Heading1"/>
      </w:pPr>
      <w:r>
        <w:t>Assistance</w:t>
      </w:r>
    </w:p>
    <w:p w:rsidRPr="001A0B88" w:rsidR="006421D6" w:rsidP="006421D6" w:rsidRDefault="006421D6" w14:paraId="6219D4CB" w14:textId="1E411581">
      <w:r w:rsidR="006421D6">
        <w:rPr/>
        <w:t xml:space="preserve">If you </w:t>
      </w:r>
      <w:r w:rsidR="006421D6">
        <w:rPr/>
        <w:t>require</w:t>
      </w:r>
      <w:r w:rsidR="006421D6">
        <w:rPr/>
        <w:t xml:space="preserve"> </w:t>
      </w:r>
      <w:r w:rsidR="006421D6">
        <w:rPr/>
        <w:t>assistance</w:t>
      </w:r>
      <w:r w:rsidR="006421D6">
        <w:rPr/>
        <w:t xml:space="preserve"> with installing or </w:t>
      </w:r>
      <w:r w:rsidR="0CD7FE49">
        <w:rPr/>
        <w:t>using</w:t>
      </w:r>
      <w:r w:rsidR="006421D6">
        <w:rPr/>
        <w:t xml:space="preserve"> the E-W Indicator Framework reports, please contact </w:t>
      </w:r>
      <w:hyperlink r:id="R35918bb441534016">
        <w:r w:rsidRPr="19EC1218" w:rsidR="006421D6">
          <w:rPr>
            <w:rStyle w:val="Hyperlink"/>
          </w:rPr>
          <w:t>ewframework@aemcorp.com</w:t>
        </w:r>
      </w:hyperlink>
      <w:r w:rsidR="006421D6">
        <w:rPr/>
        <w:t xml:space="preserve">. </w:t>
      </w:r>
    </w:p>
    <w:p w:rsidRPr="00DD45B1" w:rsidR="001F0686" w:rsidP="001F0686" w:rsidRDefault="001F0686" w14:paraId="2E6F75FD" w14:textId="77777777">
      <w:pPr>
        <w:spacing w:after="0"/>
        <w:ind w:left="360"/>
      </w:pPr>
    </w:p>
    <w:sectPr w:rsidRPr="00DD45B1" w:rsidR="001F0686" w:rsidSect="0058583D"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 w:orient="portrait"/>
      <w:pgMar w:top="1170" w:right="1440" w:bottom="1440" w:left="1440" w:header="810" w:footer="98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F3467" w:rsidP="00446AAD" w:rsidRDefault="00BF3467" w14:paraId="5C31C193" w14:textId="77777777">
      <w:pPr>
        <w:spacing w:after="0" w:line="240" w:lineRule="auto"/>
      </w:pPr>
      <w:r>
        <w:separator/>
      </w:r>
    </w:p>
  </w:endnote>
  <w:endnote w:type="continuationSeparator" w:id="0">
    <w:p w:rsidR="00BF3467" w:rsidP="00446AAD" w:rsidRDefault="00BF3467" w14:paraId="433F307A" w14:textId="77777777">
      <w:pPr>
        <w:spacing w:after="0" w:line="240" w:lineRule="auto"/>
      </w:pPr>
      <w:r>
        <w:continuationSeparator/>
      </w:r>
    </w:p>
  </w:endnote>
  <w:endnote w:type="continuationNotice" w:id="1">
    <w:p w:rsidR="00BF3467" w:rsidRDefault="00BF3467" w14:paraId="590D6E76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du wp14">
  <w:p w:rsidR="00F75763" w:rsidRDefault="00F75763" w14:paraId="190A0DA2" w14:textId="7BFC9A09">
    <w:pPr>
      <w:pStyle w:val="Footer"/>
    </w:pPr>
    <w:r>
      <w:rPr>
        <w:noProof/>
        <w:color w:val="2B579A"/>
        <w:shd w:val="clear" w:color="auto" w:fill="E6E6E6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4AE4E8C" wp14:editId="766DFC1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4380" cy="391160"/>
              <wp:effectExtent l="0" t="0" r="7620" b="0"/>
              <wp:wrapNone/>
              <wp:docPr id="850168028" name="Text Box 2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438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75763" w:rsidR="00F75763" w:rsidP="00F75763" w:rsidRDefault="00F75763" w14:paraId="207F1547" w14:textId="4660199D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</w:pPr>
                          <w:r w:rsidRPr="00F75763">
                            <w:rPr>
                              <w:rFonts w:ascii="Calibri" w:hAnsi="Calibri" w:eastAsia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clsh="http://schemas.microsoft.com/office/drawing/2020/classificationShape" xmlns:a="http://schemas.openxmlformats.org/drawingml/2006/main">
          <w:pict>
            <v:shapetype id="_x0000_t202" coordsize="21600,21600" o:spt="202" path="m,l,21600r21600,l21600,xe" w14:anchorId="24AE4E8C">
              <v:stroke joinstyle="miter"/>
              <v:path gradientshapeok="t" o:connecttype="rect"/>
            </v:shapetype>
            <v:shape id="Text Box 2" style="position:absolute;margin-left:0;margin-top:0;width:59.4pt;height:30.8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Internal Use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">
              <v:textbox style="mso-fit-shape-to-text:t" inset="0,0,0,15pt">
                <w:txbxContent>
                  <w:p w:rsidRPr="00F75763" w:rsidR="00F75763" w:rsidP="00F75763" w:rsidRDefault="00F75763" w14:paraId="207F1547" w14:textId="4660199D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FF0000"/>
                        <w:sz w:val="24"/>
                        <w:szCs w:val="24"/>
                      </w:rPr>
                    </w:pPr>
                    <w:r w:rsidRPr="00F75763">
                      <w:rPr>
                        <w:rFonts w:ascii="Calibri" w:hAnsi="Calibri" w:eastAsia="Calibri" w:cs="Calibri"/>
                        <w:noProof/>
                        <w:color w:val="FF0000"/>
                        <w:sz w:val="24"/>
                        <w:szCs w:val="24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75763" w:rsidP="2CD541FA" w:rsidRDefault="00F75763" w14:paraId="38A19860" w14:textId="77777777">
    <w:pPr>
      <w:pStyle w:val="Footer"/>
      <w:pBdr>
        <w:top w:val="single" w:color="FFD69E" w:sz="2" w:space="1"/>
      </w:pBdr>
      <w:tabs>
        <w:tab w:val="clear" w:pos="9360"/>
        <w:tab w:val="right" w:pos="9540"/>
      </w:tabs>
    </w:pPr>
  </w:p>
  <w:sdt>
    <w:sdtPr>
      <w:id w:val="1026143084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:rsidRPr="00DD45B1" w:rsidR="00791658" w:rsidP="34C43ABD" w:rsidRDefault="00791658" w14:paraId="639F1F76" w14:textId="07AF978B">
        <w:pPr>
          <w:pStyle w:val="Footer"/>
          <w:pBdr>
            <w:top w:val="single" w:color="FFD69E" w:sz="2" w:space="1"/>
          </w:pBdr>
          <w:tabs>
            <w:tab w:val="clear" w:pos="9360"/>
            <w:tab w:val="right" w:pos="9540"/>
          </w:tabs>
          <w:jc w:val="center"/>
          <w:rPr>
            <w:sz w:val="20"/>
            <w:szCs w:val="20"/>
          </w:rPr>
        </w:pPr>
        <w:r w:rsidRPr="34C43ABD">
          <w:rPr>
            <w:noProof/>
            <w:color w:val="2B579A"/>
            <w:sz w:val="20"/>
            <w:szCs w:val="20"/>
            <w:shd w:val="clear" w:color="auto" w:fill="E6E6E6"/>
          </w:rPr>
          <w:fldChar w:fldCharType="begin"/>
        </w:r>
        <w:r w:rsidRPr="34C43ABD">
          <w:rPr>
            <w:sz w:val="20"/>
            <w:szCs w:val="20"/>
          </w:rPr>
          <w:instrText xml:space="preserve"> PAGE   \* MERGEFORMAT </w:instrText>
        </w:r>
        <w:r w:rsidRPr="34C43ABD">
          <w:rPr>
            <w:color w:val="2B579A"/>
            <w:sz w:val="20"/>
            <w:szCs w:val="20"/>
            <w:shd w:val="clear" w:color="auto" w:fill="E6E6E6"/>
          </w:rPr>
          <w:fldChar w:fldCharType="separate"/>
        </w:r>
        <w:r w:rsidRPr="34C43ABD" w:rsidR="34C43ABD">
          <w:rPr>
            <w:noProof/>
            <w:sz w:val="20"/>
            <w:szCs w:val="20"/>
          </w:rPr>
          <w:t>2</w:t>
        </w:r>
        <w:r w:rsidRPr="34C43ABD">
          <w:rPr>
            <w:noProof/>
            <w:color w:val="2B579A"/>
            <w:sz w:val="20"/>
            <w:szCs w:val="20"/>
            <w:shd w:val="clear" w:color="auto" w:fill="E6E6E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C2B6A" w:rsidR="00791658" w:rsidP="2CD541FA" w:rsidRDefault="2CD541FA" w14:paraId="253A1AD0" w14:textId="302DD423">
    <w:pPr>
      <w:pStyle w:val="Footer"/>
      <w:pBdr>
        <w:top w:val="single" w:color="FFD69E" w:sz="2" w:space="1"/>
      </w:pBdr>
      <w:tabs>
        <w:tab w:val="clear" w:pos="9360"/>
        <w:tab w:val="right" w:pos="9540"/>
      </w:tabs>
      <w:jc w:val="center"/>
      <w:rPr>
        <w:caps/>
        <w:color w:val="8791A0"/>
        <w:sz w:val="20"/>
        <w:szCs w:val="20"/>
      </w:rPr>
    </w:pPr>
    <w:r w:rsidRPr="2CD541FA">
      <w:rPr>
        <w:caps/>
        <w:color w:val="8791A0"/>
        <w:sz w:val="20"/>
        <w:szCs w:val="2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F3467" w:rsidP="00446AAD" w:rsidRDefault="00BF3467" w14:paraId="30167765" w14:textId="77777777">
      <w:pPr>
        <w:spacing w:after="0" w:line="240" w:lineRule="auto"/>
      </w:pPr>
      <w:r>
        <w:separator/>
      </w:r>
    </w:p>
  </w:footnote>
  <w:footnote w:type="continuationSeparator" w:id="0">
    <w:p w:rsidR="00BF3467" w:rsidP="00446AAD" w:rsidRDefault="00BF3467" w14:paraId="38FEF2F0" w14:textId="77777777">
      <w:pPr>
        <w:spacing w:after="0" w:line="240" w:lineRule="auto"/>
      </w:pPr>
      <w:r>
        <w:continuationSeparator/>
      </w:r>
    </w:p>
  </w:footnote>
  <w:footnote w:type="continuationNotice" w:id="1">
    <w:p w:rsidR="00BF3467" w:rsidRDefault="00BF3467" w14:paraId="3F5E477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DD1611" w:rsidTr="22DD1611" w14:paraId="7A2D2BAC" w14:textId="77777777">
      <w:trPr>
        <w:trHeight w:val="300"/>
      </w:trPr>
      <w:tc>
        <w:tcPr>
          <w:tcW w:w="3120" w:type="dxa"/>
        </w:tcPr>
        <w:p w:rsidR="22DD1611" w:rsidP="22DD1611" w:rsidRDefault="22DD1611" w14:paraId="43A11933" w14:textId="150E0059">
          <w:pPr>
            <w:pStyle w:val="Header"/>
            <w:ind w:left="-115"/>
          </w:pPr>
        </w:p>
      </w:tc>
      <w:tc>
        <w:tcPr>
          <w:tcW w:w="3120" w:type="dxa"/>
        </w:tcPr>
        <w:p w:rsidR="22DD1611" w:rsidP="22DD1611" w:rsidRDefault="22DD1611" w14:paraId="7D49C84D" w14:textId="7F47BB99">
          <w:pPr>
            <w:pStyle w:val="Header"/>
            <w:jc w:val="center"/>
          </w:pPr>
        </w:p>
      </w:tc>
      <w:tc>
        <w:tcPr>
          <w:tcW w:w="3120" w:type="dxa"/>
        </w:tcPr>
        <w:p w:rsidR="22DD1611" w:rsidP="22DD1611" w:rsidRDefault="22DD1611" w14:paraId="1AAEAD3D" w14:textId="09580377">
          <w:pPr>
            <w:pStyle w:val="Header"/>
            <w:ind w:right="-115"/>
            <w:jc w:val="right"/>
          </w:pPr>
        </w:p>
      </w:tc>
    </w:tr>
  </w:tbl>
  <w:p w:rsidR="22DD1611" w:rsidP="22DD1611" w:rsidRDefault="22DD1611" w14:paraId="0526F0FA" w14:textId="4BA4C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791658" w:rsidP="001C7AAF" w:rsidRDefault="001C7AAF" w14:paraId="72A3D3EC" w14:textId="25B3E111">
    <w:pPr>
      <w:pStyle w:val="Header"/>
      <w:tabs>
        <w:tab w:val="left" w:pos="2655"/>
      </w:tabs>
    </w:pPr>
    <w:r w:rsidRPr="001C7AAF">
      <w:rPr>
        <w:noProof/>
        <w:color w:val="2B579A"/>
        <w:shd w:val="clear" w:color="auto" w:fill="E6E6E6"/>
      </w:rPr>
      <w:drawing>
        <wp:inline distT="0" distB="0" distL="0" distR="0" wp14:anchorId="18DBB350" wp14:editId="5436526C">
          <wp:extent cx="2178050" cy="1061799"/>
          <wp:effectExtent l="0" t="0" r="0" b="5080"/>
          <wp:docPr id="94357502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611" cy="10679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0KV3umS+NUwVE" int2:id="YH4Vt5YM">
      <int2:state int2:type="AugLoop_Text_Critique" int2:value="Rejected"/>
    </int2:textHash>
    <int2:textHash int2:hashCode="ZLK20Sv+S6rn2t" int2:id="ud0FyErN">
      <int2:state int2:type="AugLoop_Text_Critique" int2:value="Rejected"/>
    </int2:textHash>
    <int2:textHash int2:hashCode="pbp5QV+BBE4WCa" int2:id="trM96EnB">
      <int2:state int2:type="AugLoop_Text_Critique" int2:value="Rejected"/>
    </int2:textHash>
    <int2:bookmark int2:bookmarkName="_Int_lhmsfiMG" int2:invalidationBookmarkName="" int2:hashCode="xiBQcr292tjT71" int2:id="BqrGa6Vc">
      <int2:state int2:type="AugLoop_Text_Critique" int2:value="Rejected"/>
    </int2:bookmark>
    <int2:bookmark int2:bookmarkName="_Int_8lZXDtU2" int2:invalidationBookmarkName="" int2:hashCode="J3oWlqAIqQK4vq" int2:id="dao5BFnQ">
      <int2:state int2:type="WordDesignerSuggestedImageAnnotation" int2:value="Review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32A07"/>
    <w:multiLevelType w:val="hybridMultilevel"/>
    <w:tmpl w:val="F34E90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076231"/>
    <w:multiLevelType w:val="hybridMultilevel"/>
    <w:tmpl w:val="6F220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34BBA7"/>
    <w:multiLevelType w:val="hybridMultilevel"/>
    <w:tmpl w:val="629C95DC"/>
    <w:lvl w:ilvl="0" w:tplc="07C2F18E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BC5816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AE11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530E8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E2BC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F4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DA20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46FE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B01B8BE"/>
    <w:multiLevelType w:val="hybridMultilevel"/>
    <w:tmpl w:val="8EB8A368"/>
    <w:lvl w:ilvl="0" w:tplc="71B8208E">
      <w:start w:val="1"/>
      <w:numFmt w:val="decimal"/>
      <w:lvlText w:val="%1."/>
      <w:lvlJc w:val="left"/>
      <w:pPr>
        <w:ind w:left="720" w:hanging="360"/>
      </w:pPr>
    </w:lvl>
    <w:lvl w:ilvl="1" w:tplc="4CC807FE">
      <w:start w:val="1"/>
      <w:numFmt w:val="lowerLetter"/>
      <w:lvlText w:val="%2."/>
      <w:lvlJc w:val="left"/>
      <w:pPr>
        <w:ind w:left="1440" w:hanging="360"/>
      </w:pPr>
    </w:lvl>
    <w:lvl w:ilvl="2" w:tplc="D604F97E">
      <w:start w:val="1"/>
      <w:numFmt w:val="lowerRoman"/>
      <w:lvlText w:val="%3."/>
      <w:lvlJc w:val="right"/>
      <w:pPr>
        <w:ind w:left="2160" w:hanging="180"/>
      </w:pPr>
    </w:lvl>
    <w:lvl w:ilvl="3" w:tplc="1862A72E">
      <w:start w:val="1"/>
      <w:numFmt w:val="decimal"/>
      <w:lvlText w:val="%4."/>
      <w:lvlJc w:val="left"/>
      <w:pPr>
        <w:ind w:left="2880" w:hanging="360"/>
      </w:pPr>
    </w:lvl>
    <w:lvl w:ilvl="4" w:tplc="034E2B40">
      <w:start w:val="1"/>
      <w:numFmt w:val="lowerLetter"/>
      <w:lvlText w:val="%5."/>
      <w:lvlJc w:val="left"/>
      <w:pPr>
        <w:ind w:left="3600" w:hanging="360"/>
      </w:pPr>
    </w:lvl>
    <w:lvl w:ilvl="5" w:tplc="B13E4692">
      <w:start w:val="1"/>
      <w:numFmt w:val="lowerRoman"/>
      <w:lvlText w:val="%6."/>
      <w:lvlJc w:val="right"/>
      <w:pPr>
        <w:ind w:left="4320" w:hanging="180"/>
      </w:pPr>
    </w:lvl>
    <w:lvl w:ilvl="6" w:tplc="AA5E7DD4">
      <w:start w:val="1"/>
      <w:numFmt w:val="decimal"/>
      <w:lvlText w:val="%7."/>
      <w:lvlJc w:val="left"/>
      <w:pPr>
        <w:ind w:left="5040" w:hanging="360"/>
      </w:pPr>
    </w:lvl>
    <w:lvl w:ilvl="7" w:tplc="CC741BDA">
      <w:start w:val="1"/>
      <w:numFmt w:val="lowerLetter"/>
      <w:lvlText w:val="%8."/>
      <w:lvlJc w:val="left"/>
      <w:pPr>
        <w:ind w:left="5760" w:hanging="360"/>
      </w:pPr>
    </w:lvl>
    <w:lvl w:ilvl="8" w:tplc="FC363A0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34B41"/>
    <w:multiLevelType w:val="hybridMultilevel"/>
    <w:tmpl w:val="60E81C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9EF69A4"/>
    <w:multiLevelType w:val="hybridMultilevel"/>
    <w:tmpl w:val="D6728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0E1B4"/>
    <w:multiLevelType w:val="hybridMultilevel"/>
    <w:tmpl w:val="116CE164"/>
    <w:lvl w:ilvl="0" w:tplc="6B5053B6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w:ilvl="1" w:tplc="CBF066BC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9E1ABFB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6D70DEF2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959CF92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76A8868A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CF5698BE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34981044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5A42308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2F2C0FF3"/>
    <w:multiLevelType w:val="hybridMultilevel"/>
    <w:tmpl w:val="371A64D0"/>
    <w:lvl w:ilvl="0" w:tplc="133AE0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408019E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w:ilvl="2" w:tplc="573022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1308C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F36D0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B03B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9CA00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A3C52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922E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F840480"/>
    <w:multiLevelType w:val="hybridMultilevel"/>
    <w:tmpl w:val="950ED5E6"/>
    <w:lvl w:ilvl="0" w:tplc="9484063C">
      <w:start w:val="1"/>
      <w:numFmt w:val="decimal"/>
      <w:lvlText w:val="%1."/>
      <w:lvlJc w:val="left"/>
      <w:pPr>
        <w:ind w:left="360" w:hanging="360"/>
      </w:pPr>
      <w:rPr>
        <w:rFonts w:hint="default" w:eastAsia="Calibri Light" w:cs="Calibri Light"/>
      </w:rPr>
    </w:lvl>
    <w:lvl w:ilvl="1" w:tplc="04090019" w:tentative="1">
      <w:start w:val="1"/>
      <w:numFmt w:val="lowerLetter"/>
      <w:lvlText w:val="%2."/>
      <w:lvlJc w:val="left"/>
      <w:pPr>
        <w:ind w:left="1060" w:hanging="360"/>
      </w:pPr>
    </w:lvl>
    <w:lvl w:ilvl="2" w:tplc="0409001B" w:tentative="1">
      <w:start w:val="1"/>
      <w:numFmt w:val="lowerRoman"/>
      <w:lvlText w:val="%3."/>
      <w:lvlJc w:val="right"/>
      <w:pPr>
        <w:ind w:left="1780" w:hanging="180"/>
      </w:pPr>
    </w:lvl>
    <w:lvl w:ilvl="3" w:tplc="0409000F" w:tentative="1">
      <w:start w:val="1"/>
      <w:numFmt w:val="decimal"/>
      <w:lvlText w:val="%4."/>
      <w:lvlJc w:val="left"/>
      <w:pPr>
        <w:ind w:left="2500" w:hanging="360"/>
      </w:pPr>
    </w:lvl>
    <w:lvl w:ilvl="4" w:tplc="04090019" w:tentative="1">
      <w:start w:val="1"/>
      <w:numFmt w:val="lowerLetter"/>
      <w:lvlText w:val="%5."/>
      <w:lvlJc w:val="left"/>
      <w:pPr>
        <w:ind w:left="3220" w:hanging="360"/>
      </w:pPr>
    </w:lvl>
    <w:lvl w:ilvl="5" w:tplc="0409001B" w:tentative="1">
      <w:start w:val="1"/>
      <w:numFmt w:val="lowerRoman"/>
      <w:lvlText w:val="%6."/>
      <w:lvlJc w:val="right"/>
      <w:pPr>
        <w:ind w:left="3940" w:hanging="180"/>
      </w:pPr>
    </w:lvl>
    <w:lvl w:ilvl="6" w:tplc="0409000F" w:tentative="1">
      <w:start w:val="1"/>
      <w:numFmt w:val="decimal"/>
      <w:lvlText w:val="%7."/>
      <w:lvlJc w:val="left"/>
      <w:pPr>
        <w:ind w:left="4660" w:hanging="360"/>
      </w:pPr>
    </w:lvl>
    <w:lvl w:ilvl="7" w:tplc="04090019" w:tentative="1">
      <w:start w:val="1"/>
      <w:numFmt w:val="lowerLetter"/>
      <w:lvlText w:val="%8."/>
      <w:lvlJc w:val="left"/>
      <w:pPr>
        <w:ind w:left="5380" w:hanging="360"/>
      </w:pPr>
    </w:lvl>
    <w:lvl w:ilvl="8" w:tplc="0409001B" w:tentative="1">
      <w:start w:val="1"/>
      <w:numFmt w:val="lowerRoman"/>
      <w:lvlText w:val="%9."/>
      <w:lvlJc w:val="right"/>
      <w:pPr>
        <w:ind w:left="6100" w:hanging="180"/>
      </w:pPr>
    </w:lvl>
  </w:abstractNum>
  <w:abstractNum w:abstractNumId="9" w15:restartNumberingAfterBreak="0">
    <w:nsid w:val="34270D0A"/>
    <w:multiLevelType w:val="hybridMultilevel"/>
    <w:tmpl w:val="F44C9D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BA2FD3"/>
    <w:multiLevelType w:val="hybridMultilevel"/>
    <w:tmpl w:val="20969D2C"/>
    <w:lvl w:ilvl="0" w:tplc="AA840C0A">
      <w:start w:val="1"/>
      <w:numFmt w:val="lowerLetter"/>
      <w:lvlText w:val="%1."/>
      <w:lvlJc w:val="left"/>
      <w:pPr>
        <w:ind w:left="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0" w:hanging="360"/>
      </w:pPr>
    </w:lvl>
    <w:lvl w:ilvl="2" w:tplc="0409001B" w:tentative="1">
      <w:start w:val="1"/>
      <w:numFmt w:val="lowerRoman"/>
      <w:lvlText w:val="%3."/>
      <w:lvlJc w:val="right"/>
      <w:pPr>
        <w:ind w:left="1780" w:hanging="180"/>
      </w:pPr>
    </w:lvl>
    <w:lvl w:ilvl="3" w:tplc="0409000F" w:tentative="1">
      <w:start w:val="1"/>
      <w:numFmt w:val="decimal"/>
      <w:lvlText w:val="%4."/>
      <w:lvlJc w:val="left"/>
      <w:pPr>
        <w:ind w:left="2500" w:hanging="360"/>
      </w:pPr>
    </w:lvl>
    <w:lvl w:ilvl="4" w:tplc="04090019" w:tentative="1">
      <w:start w:val="1"/>
      <w:numFmt w:val="lowerLetter"/>
      <w:lvlText w:val="%5."/>
      <w:lvlJc w:val="left"/>
      <w:pPr>
        <w:ind w:left="3220" w:hanging="360"/>
      </w:pPr>
    </w:lvl>
    <w:lvl w:ilvl="5" w:tplc="0409001B" w:tentative="1">
      <w:start w:val="1"/>
      <w:numFmt w:val="lowerRoman"/>
      <w:lvlText w:val="%6."/>
      <w:lvlJc w:val="right"/>
      <w:pPr>
        <w:ind w:left="3940" w:hanging="180"/>
      </w:pPr>
    </w:lvl>
    <w:lvl w:ilvl="6" w:tplc="0409000F" w:tentative="1">
      <w:start w:val="1"/>
      <w:numFmt w:val="decimal"/>
      <w:lvlText w:val="%7."/>
      <w:lvlJc w:val="left"/>
      <w:pPr>
        <w:ind w:left="4660" w:hanging="360"/>
      </w:pPr>
    </w:lvl>
    <w:lvl w:ilvl="7" w:tplc="04090019" w:tentative="1">
      <w:start w:val="1"/>
      <w:numFmt w:val="lowerLetter"/>
      <w:lvlText w:val="%8."/>
      <w:lvlJc w:val="left"/>
      <w:pPr>
        <w:ind w:left="5380" w:hanging="360"/>
      </w:pPr>
    </w:lvl>
    <w:lvl w:ilvl="8" w:tplc="0409001B" w:tentative="1">
      <w:start w:val="1"/>
      <w:numFmt w:val="lowerRoman"/>
      <w:lvlText w:val="%9."/>
      <w:lvlJc w:val="right"/>
      <w:pPr>
        <w:ind w:left="6100" w:hanging="180"/>
      </w:pPr>
    </w:lvl>
  </w:abstractNum>
  <w:abstractNum w:abstractNumId="11" w15:restartNumberingAfterBreak="0">
    <w:nsid w:val="3C12D377"/>
    <w:multiLevelType w:val="hybridMultilevel"/>
    <w:tmpl w:val="E7C02D6C"/>
    <w:lvl w:ilvl="0" w:tplc="F7CA8584">
      <w:start w:val="1"/>
      <w:numFmt w:val="bullet"/>
      <w:lvlText w:val="§"/>
      <w:lvlJc w:val="left"/>
      <w:pPr>
        <w:ind w:left="1080" w:hanging="360"/>
      </w:pPr>
      <w:rPr>
        <w:rFonts w:hint="default" w:ascii="Wingdings" w:hAnsi="Wingdings"/>
      </w:rPr>
    </w:lvl>
    <w:lvl w:ilvl="1" w:tplc="B7CCA04E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5AC8FDE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BA05FF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9680241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F1FAC11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E680440E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5DF626D2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D0D2B49C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5201D4A3"/>
    <w:multiLevelType w:val="hybridMultilevel"/>
    <w:tmpl w:val="526EDEB8"/>
    <w:lvl w:ilvl="0" w:tplc="C73A7F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4681B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267D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C475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36FC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3447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647C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90C6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BAF6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B483A4A"/>
    <w:multiLevelType w:val="hybridMultilevel"/>
    <w:tmpl w:val="66E871B8"/>
    <w:lvl w:ilvl="0" w:tplc="186A1F12">
      <w:start w:val="1"/>
      <w:numFmt w:val="decimal"/>
      <w:lvlText w:val="%1."/>
      <w:lvlJc w:val="left"/>
      <w:pPr>
        <w:ind w:left="720" w:hanging="360"/>
      </w:pPr>
    </w:lvl>
    <w:lvl w:ilvl="1" w:tplc="3B58EF0A">
      <w:start w:val="1"/>
      <w:numFmt w:val="lowerLetter"/>
      <w:lvlText w:val="%2."/>
      <w:lvlJc w:val="left"/>
      <w:pPr>
        <w:ind w:left="1440" w:hanging="360"/>
      </w:pPr>
    </w:lvl>
    <w:lvl w:ilvl="2" w:tplc="078CE648">
      <w:start w:val="1"/>
      <w:numFmt w:val="lowerRoman"/>
      <w:lvlText w:val="%3."/>
      <w:lvlJc w:val="right"/>
      <w:pPr>
        <w:ind w:left="2160" w:hanging="180"/>
      </w:pPr>
    </w:lvl>
    <w:lvl w:ilvl="3" w:tplc="D5A01A9A">
      <w:start w:val="1"/>
      <w:numFmt w:val="decimal"/>
      <w:lvlText w:val="%4."/>
      <w:lvlJc w:val="left"/>
      <w:pPr>
        <w:ind w:left="2880" w:hanging="360"/>
      </w:pPr>
    </w:lvl>
    <w:lvl w:ilvl="4" w:tplc="F0465968">
      <w:start w:val="1"/>
      <w:numFmt w:val="lowerLetter"/>
      <w:lvlText w:val="%5."/>
      <w:lvlJc w:val="left"/>
      <w:pPr>
        <w:ind w:left="3600" w:hanging="360"/>
      </w:pPr>
    </w:lvl>
    <w:lvl w:ilvl="5" w:tplc="7B98EFDC">
      <w:start w:val="1"/>
      <w:numFmt w:val="lowerRoman"/>
      <w:lvlText w:val="%6."/>
      <w:lvlJc w:val="right"/>
      <w:pPr>
        <w:ind w:left="4320" w:hanging="180"/>
      </w:pPr>
    </w:lvl>
    <w:lvl w:ilvl="6" w:tplc="78D64492">
      <w:start w:val="1"/>
      <w:numFmt w:val="decimal"/>
      <w:lvlText w:val="%7."/>
      <w:lvlJc w:val="left"/>
      <w:pPr>
        <w:ind w:left="5040" w:hanging="360"/>
      </w:pPr>
    </w:lvl>
    <w:lvl w:ilvl="7" w:tplc="29BC6C02">
      <w:start w:val="1"/>
      <w:numFmt w:val="lowerLetter"/>
      <w:lvlText w:val="%8."/>
      <w:lvlJc w:val="left"/>
      <w:pPr>
        <w:ind w:left="5760" w:hanging="360"/>
      </w:pPr>
    </w:lvl>
    <w:lvl w:ilvl="8" w:tplc="238E4E3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383D"/>
    <w:multiLevelType w:val="hybridMultilevel"/>
    <w:tmpl w:val="59B601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1112E7B"/>
    <w:multiLevelType w:val="hybridMultilevel"/>
    <w:tmpl w:val="81FE92EC"/>
    <w:lvl w:ilvl="0" w:tplc="D5465618">
      <w:start w:val="1"/>
      <w:numFmt w:val="decimal"/>
      <w:lvlText w:val="%1."/>
      <w:lvlJc w:val="left"/>
      <w:pPr>
        <w:ind w:left="720" w:hanging="360"/>
      </w:pPr>
    </w:lvl>
    <w:lvl w:ilvl="1" w:tplc="27B0E3FE">
      <w:start w:val="1"/>
      <w:numFmt w:val="lowerLetter"/>
      <w:lvlText w:val="%2."/>
      <w:lvlJc w:val="left"/>
      <w:pPr>
        <w:ind w:left="1440" w:hanging="360"/>
      </w:pPr>
    </w:lvl>
    <w:lvl w:ilvl="2" w:tplc="43E6634A">
      <w:start w:val="1"/>
      <w:numFmt w:val="lowerRoman"/>
      <w:lvlText w:val="%3."/>
      <w:lvlJc w:val="right"/>
      <w:pPr>
        <w:ind w:left="2160" w:hanging="180"/>
      </w:pPr>
    </w:lvl>
    <w:lvl w:ilvl="3" w:tplc="8C8699D4">
      <w:start w:val="1"/>
      <w:numFmt w:val="decimal"/>
      <w:lvlText w:val="%4."/>
      <w:lvlJc w:val="left"/>
      <w:pPr>
        <w:ind w:left="2880" w:hanging="360"/>
      </w:pPr>
    </w:lvl>
    <w:lvl w:ilvl="4" w:tplc="F28EE59A">
      <w:start w:val="1"/>
      <w:numFmt w:val="lowerLetter"/>
      <w:lvlText w:val="%5."/>
      <w:lvlJc w:val="left"/>
      <w:pPr>
        <w:ind w:left="3600" w:hanging="360"/>
      </w:pPr>
    </w:lvl>
    <w:lvl w:ilvl="5" w:tplc="D08866B0">
      <w:start w:val="1"/>
      <w:numFmt w:val="lowerRoman"/>
      <w:lvlText w:val="%6."/>
      <w:lvlJc w:val="right"/>
      <w:pPr>
        <w:ind w:left="4320" w:hanging="180"/>
      </w:pPr>
    </w:lvl>
    <w:lvl w:ilvl="6" w:tplc="E5544BDE">
      <w:start w:val="1"/>
      <w:numFmt w:val="decimal"/>
      <w:lvlText w:val="%7."/>
      <w:lvlJc w:val="left"/>
      <w:pPr>
        <w:ind w:left="5040" w:hanging="360"/>
      </w:pPr>
    </w:lvl>
    <w:lvl w:ilvl="7" w:tplc="D36C69A8">
      <w:start w:val="1"/>
      <w:numFmt w:val="lowerLetter"/>
      <w:lvlText w:val="%8."/>
      <w:lvlJc w:val="left"/>
      <w:pPr>
        <w:ind w:left="5760" w:hanging="360"/>
      </w:pPr>
    </w:lvl>
    <w:lvl w:ilvl="8" w:tplc="DFCE8B2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F3D02"/>
    <w:multiLevelType w:val="hybridMultilevel"/>
    <w:tmpl w:val="EE98E6C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E76A">
      <w:start w:val="1"/>
      <w:numFmt w:val="decimal"/>
      <w:lvlText w:val="%2."/>
      <w:lvlJc w:val="left"/>
      <w:pPr>
        <w:ind w:left="1440" w:hanging="360"/>
      </w:pPr>
      <w:rPr>
        <w:rFonts w:ascii="Calibri Light" w:hAnsi="Calibri Light" w:eastAsiaTheme="minorHAnsi" w:cstheme="minorBidi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57E2BBA"/>
    <w:multiLevelType w:val="hybridMultilevel"/>
    <w:tmpl w:val="95987C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D3596C"/>
    <w:multiLevelType w:val="hybridMultilevel"/>
    <w:tmpl w:val="B4DE58E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101293993">
    <w:abstractNumId w:val="13"/>
  </w:num>
  <w:num w:numId="2" w16cid:durableId="1269318477">
    <w:abstractNumId w:val="15"/>
  </w:num>
  <w:num w:numId="3" w16cid:durableId="1456631722">
    <w:abstractNumId w:val="3"/>
  </w:num>
  <w:num w:numId="4" w16cid:durableId="1393698554">
    <w:abstractNumId w:val="7"/>
  </w:num>
  <w:num w:numId="5" w16cid:durableId="1840540413">
    <w:abstractNumId w:val="6"/>
  </w:num>
  <w:num w:numId="6" w16cid:durableId="1265571371">
    <w:abstractNumId w:val="11"/>
  </w:num>
  <w:num w:numId="7" w16cid:durableId="1353919777">
    <w:abstractNumId w:val="2"/>
  </w:num>
  <w:num w:numId="8" w16cid:durableId="98062186">
    <w:abstractNumId w:val="12"/>
  </w:num>
  <w:num w:numId="9" w16cid:durableId="729768485">
    <w:abstractNumId w:val="0"/>
  </w:num>
  <w:num w:numId="10" w16cid:durableId="153377642">
    <w:abstractNumId w:val="9"/>
  </w:num>
  <w:num w:numId="11" w16cid:durableId="1450977174">
    <w:abstractNumId w:val="16"/>
  </w:num>
  <w:num w:numId="12" w16cid:durableId="1253080376">
    <w:abstractNumId w:val="1"/>
  </w:num>
  <w:num w:numId="13" w16cid:durableId="443616942">
    <w:abstractNumId w:val="14"/>
  </w:num>
  <w:num w:numId="14" w16cid:durableId="208615330">
    <w:abstractNumId w:val="17"/>
  </w:num>
  <w:num w:numId="15" w16cid:durableId="1254901685">
    <w:abstractNumId w:val="4"/>
  </w:num>
  <w:num w:numId="16" w16cid:durableId="1504779854">
    <w:abstractNumId w:val="8"/>
  </w:num>
  <w:num w:numId="17" w16cid:durableId="1302077493">
    <w:abstractNumId w:val="10"/>
  </w:num>
  <w:num w:numId="18" w16cid:durableId="679892753">
    <w:abstractNumId w:val="5"/>
  </w:num>
  <w:num w:numId="19" w16cid:durableId="2058313683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5BA"/>
    <w:rsid w:val="0000769F"/>
    <w:rsid w:val="00013879"/>
    <w:rsid w:val="00020832"/>
    <w:rsid w:val="00021770"/>
    <w:rsid w:val="00021A14"/>
    <w:rsid w:val="00022153"/>
    <w:rsid w:val="0002389C"/>
    <w:rsid w:val="000277D1"/>
    <w:rsid w:val="0003020B"/>
    <w:rsid w:val="00035257"/>
    <w:rsid w:val="00043D40"/>
    <w:rsid w:val="000445A2"/>
    <w:rsid w:val="0004615C"/>
    <w:rsid w:val="00046449"/>
    <w:rsid w:val="00046EC0"/>
    <w:rsid w:val="00051836"/>
    <w:rsid w:val="000524A0"/>
    <w:rsid w:val="00056774"/>
    <w:rsid w:val="00070F20"/>
    <w:rsid w:val="00071C76"/>
    <w:rsid w:val="0007306B"/>
    <w:rsid w:val="000756BF"/>
    <w:rsid w:val="000759E3"/>
    <w:rsid w:val="00075C6F"/>
    <w:rsid w:val="000776BB"/>
    <w:rsid w:val="00083FCA"/>
    <w:rsid w:val="00095840"/>
    <w:rsid w:val="00096DD3"/>
    <w:rsid w:val="000976B0"/>
    <w:rsid w:val="000A2D74"/>
    <w:rsid w:val="000B6545"/>
    <w:rsid w:val="000B70E7"/>
    <w:rsid w:val="000C1372"/>
    <w:rsid w:val="000C1685"/>
    <w:rsid w:val="000E29E6"/>
    <w:rsid w:val="000F064B"/>
    <w:rsid w:val="0010247D"/>
    <w:rsid w:val="0010337F"/>
    <w:rsid w:val="00106169"/>
    <w:rsid w:val="0011293D"/>
    <w:rsid w:val="0012119D"/>
    <w:rsid w:val="00123BED"/>
    <w:rsid w:val="00127C12"/>
    <w:rsid w:val="00133EC4"/>
    <w:rsid w:val="001406D0"/>
    <w:rsid w:val="001607A4"/>
    <w:rsid w:val="00161A01"/>
    <w:rsid w:val="00170AB1"/>
    <w:rsid w:val="00172EA9"/>
    <w:rsid w:val="00173376"/>
    <w:rsid w:val="001772E2"/>
    <w:rsid w:val="001A0B88"/>
    <w:rsid w:val="001A1F41"/>
    <w:rsid w:val="001A3A81"/>
    <w:rsid w:val="001B27EA"/>
    <w:rsid w:val="001B3E3C"/>
    <w:rsid w:val="001B4254"/>
    <w:rsid w:val="001B47E0"/>
    <w:rsid w:val="001C15A9"/>
    <w:rsid w:val="001C2FF6"/>
    <w:rsid w:val="001C7AAF"/>
    <w:rsid w:val="001D3F1B"/>
    <w:rsid w:val="001D4E9F"/>
    <w:rsid w:val="001E19C0"/>
    <w:rsid w:val="001E3582"/>
    <w:rsid w:val="001E7028"/>
    <w:rsid w:val="001F0686"/>
    <w:rsid w:val="001F39ED"/>
    <w:rsid w:val="001F5985"/>
    <w:rsid w:val="001F76BF"/>
    <w:rsid w:val="002128A7"/>
    <w:rsid w:val="002131B5"/>
    <w:rsid w:val="00245C16"/>
    <w:rsid w:val="002478A9"/>
    <w:rsid w:val="0025316B"/>
    <w:rsid w:val="00257D21"/>
    <w:rsid w:val="0026497F"/>
    <w:rsid w:val="00276F46"/>
    <w:rsid w:val="00281A3E"/>
    <w:rsid w:val="00285E75"/>
    <w:rsid w:val="00287D62"/>
    <w:rsid w:val="0029258F"/>
    <w:rsid w:val="00293745"/>
    <w:rsid w:val="002B4D11"/>
    <w:rsid w:val="002B609F"/>
    <w:rsid w:val="002C657F"/>
    <w:rsid w:val="002D45CB"/>
    <w:rsid w:val="002E0B3C"/>
    <w:rsid w:val="002E110E"/>
    <w:rsid w:val="002E69A9"/>
    <w:rsid w:val="002F0943"/>
    <w:rsid w:val="002F5575"/>
    <w:rsid w:val="00301A67"/>
    <w:rsid w:val="003158CF"/>
    <w:rsid w:val="003274A4"/>
    <w:rsid w:val="00327D02"/>
    <w:rsid w:val="003312FD"/>
    <w:rsid w:val="00332931"/>
    <w:rsid w:val="00345585"/>
    <w:rsid w:val="00347BBF"/>
    <w:rsid w:val="00351FF2"/>
    <w:rsid w:val="00355368"/>
    <w:rsid w:val="00357C77"/>
    <w:rsid w:val="00364B92"/>
    <w:rsid w:val="0037133B"/>
    <w:rsid w:val="00376333"/>
    <w:rsid w:val="003818E4"/>
    <w:rsid w:val="0038496D"/>
    <w:rsid w:val="00385E82"/>
    <w:rsid w:val="00390F0A"/>
    <w:rsid w:val="0039614E"/>
    <w:rsid w:val="003A3EDD"/>
    <w:rsid w:val="003A702B"/>
    <w:rsid w:val="003B1F6E"/>
    <w:rsid w:val="003B5117"/>
    <w:rsid w:val="003B792F"/>
    <w:rsid w:val="003D2CD7"/>
    <w:rsid w:val="003D481E"/>
    <w:rsid w:val="003E3076"/>
    <w:rsid w:val="003E52A5"/>
    <w:rsid w:val="003F2954"/>
    <w:rsid w:val="004038AC"/>
    <w:rsid w:val="00406205"/>
    <w:rsid w:val="00407820"/>
    <w:rsid w:val="00426381"/>
    <w:rsid w:val="00446AAD"/>
    <w:rsid w:val="00446CED"/>
    <w:rsid w:val="004518BD"/>
    <w:rsid w:val="00454C4E"/>
    <w:rsid w:val="0046322D"/>
    <w:rsid w:val="00463CA7"/>
    <w:rsid w:val="00464CE0"/>
    <w:rsid w:val="00472DDB"/>
    <w:rsid w:val="00475378"/>
    <w:rsid w:val="004756B4"/>
    <w:rsid w:val="0048187A"/>
    <w:rsid w:val="004819DC"/>
    <w:rsid w:val="0048491B"/>
    <w:rsid w:val="00491936"/>
    <w:rsid w:val="004947BA"/>
    <w:rsid w:val="00494ECA"/>
    <w:rsid w:val="00495AE7"/>
    <w:rsid w:val="004A10CD"/>
    <w:rsid w:val="004A3196"/>
    <w:rsid w:val="004A489B"/>
    <w:rsid w:val="004B1A79"/>
    <w:rsid w:val="004B5AD6"/>
    <w:rsid w:val="004C5872"/>
    <w:rsid w:val="004D3183"/>
    <w:rsid w:val="004E200B"/>
    <w:rsid w:val="004F63DF"/>
    <w:rsid w:val="00501804"/>
    <w:rsid w:val="0050231B"/>
    <w:rsid w:val="0050378F"/>
    <w:rsid w:val="00505300"/>
    <w:rsid w:val="005055AA"/>
    <w:rsid w:val="00506912"/>
    <w:rsid w:val="005079E2"/>
    <w:rsid w:val="00520FB4"/>
    <w:rsid w:val="00521D6B"/>
    <w:rsid w:val="005249B3"/>
    <w:rsid w:val="00540732"/>
    <w:rsid w:val="00546C18"/>
    <w:rsid w:val="00553B2A"/>
    <w:rsid w:val="005562AA"/>
    <w:rsid w:val="005615B1"/>
    <w:rsid w:val="0056222B"/>
    <w:rsid w:val="005763B6"/>
    <w:rsid w:val="0058583D"/>
    <w:rsid w:val="0059039E"/>
    <w:rsid w:val="00595FEC"/>
    <w:rsid w:val="005A0042"/>
    <w:rsid w:val="005A2D82"/>
    <w:rsid w:val="005C12D2"/>
    <w:rsid w:val="005D0256"/>
    <w:rsid w:val="005D5D03"/>
    <w:rsid w:val="005E1C3B"/>
    <w:rsid w:val="005F08DC"/>
    <w:rsid w:val="005F39FD"/>
    <w:rsid w:val="0062001C"/>
    <w:rsid w:val="006279FD"/>
    <w:rsid w:val="00632F6D"/>
    <w:rsid w:val="006421D6"/>
    <w:rsid w:val="00642B7E"/>
    <w:rsid w:val="006446C4"/>
    <w:rsid w:val="006504B9"/>
    <w:rsid w:val="0065542E"/>
    <w:rsid w:val="00666890"/>
    <w:rsid w:val="006668BA"/>
    <w:rsid w:val="006720F1"/>
    <w:rsid w:val="00685EDD"/>
    <w:rsid w:val="0069547C"/>
    <w:rsid w:val="0069599F"/>
    <w:rsid w:val="006B2B10"/>
    <w:rsid w:val="006B3736"/>
    <w:rsid w:val="006C0A47"/>
    <w:rsid w:val="006D226A"/>
    <w:rsid w:val="006E0BF5"/>
    <w:rsid w:val="006E3F32"/>
    <w:rsid w:val="006E5CFA"/>
    <w:rsid w:val="006E6EEA"/>
    <w:rsid w:val="007033A0"/>
    <w:rsid w:val="00713962"/>
    <w:rsid w:val="007153C8"/>
    <w:rsid w:val="00715661"/>
    <w:rsid w:val="00717663"/>
    <w:rsid w:val="00720FA5"/>
    <w:rsid w:val="0073606E"/>
    <w:rsid w:val="0073746A"/>
    <w:rsid w:val="00742318"/>
    <w:rsid w:val="007455F0"/>
    <w:rsid w:val="00745A14"/>
    <w:rsid w:val="007472C8"/>
    <w:rsid w:val="00750AED"/>
    <w:rsid w:val="007532FF"/>
    <w:rsid w:val="007632D8"/>
    <w:rsid w:val="007662BA"/>
    <w:rsid w:val="007713CB"/>
    <w:rsid w:val="00771719"/>
    <w:rsid w:val="00775060"/>
    <w:rsid w:val="0078095C"/>
    <w:rsid w:val="00791658"/>
    <w:rsid w:val="0079271A"/>
    <w:rsid w:val="007A499C"/>
    <w:rsid w:val="007A727E"/>
    <w:rsid w:val="007C2B6A"/>
    <w:rsid w:val="007C322E"/>
    <w:rsid w:val="007C6E39"/>
    <w:rsid w:val="007E0D5F"/>
    <w:rsid w:val="007E71E7"/>
    <w:rsid w:val="007E7C69"/>
    <w:rsid w:val="0081344F"/>
    <w:rsid w:val="00816CFB"/>
    <w:rsid w:val="00817EC5"/>
    <w:rsid w:val="00822EEB"/>
    <w:rsid w:val="00836EBA"/>
    <w:rsid w:val="008463A7"/>
    <w:rsid w:val="00862C58"/>
    <w:rsid w:val="0087279C"/>
    <w:rsid w:val="00875D2E"/>
    <w:rsid w:val="008A3126"/>
    <w:rsid w:val="008A768B"/>
    <w:rsid w:val="008B1DCC"/>
    <w:rsid w:val="008B4825"/>
    <w:rsid w:val="008B5B0C"/>
    <w:rsid w:val="008D4B2A"/>
    <w:rsid w:val="008E0A44"/>
    <w:rsid w:val="008F7A50"/>
    <w:rsid w:val="008F7C2D"/>
    <w:rsid w:val="008F8BD8"/>
    <w:rsid w:val="0090390F"/>
    <w:rsid w:val="00912C72"/>
    <w:rsid w:val="0091480E"/>
    <w:rsid w:val="00920D2B"/>
    <w:rsid w:val="00934298"/>
    <w:rsid w:val="00950A6B"/>
    <w:rsid w:val="009558F0"/>
    <w:rsid w:val="009578C1"/>
    <w:rsid w:val="0096249F"/>
    <w:rsid w:val="00962608"/>
    <w:rsid w:val="00963319"/>
    <w:rsid w:val="009800E4"/>
    <w:rsid w:val="009910D2"/>
    <w:rsid w:val="00992209"/>
    <w:rsid w:val="00995B84"/>
    <w:rsid w:val="00997AE2"/>
    <w:rsid w:val="009A1497"/>
    <w:rsid w:val="009B5D3D"/>
    <w:rsid w:val="009C038C"/>
    <w:rsid w:val="009C6D25"/>
    <w:rsid w:val="009D016E"/>
    <w:rsid w:val="009D6081"/>
    <w:rsid w:val="009D690E"/>
    <w:rsid w:val="009E226D"/>
    <w:rsid w:val="009F4F91"/>
    <w:rsid w:val="009F71D4"/>
    <w:rsid w:val="009F76A4"/>
    <w:rsid w:val="00A02DCA"/>
    <w:rsid w:val="00A0603E"/>
    <w:rsid w:val="00A30888"/>
    <w:rsid w:val="00A32DB0"/>
    <w:rsid w:val="00A3434A"/>
    <w:rsid w:val="00A401BE"/>
    <w:rsid w:val="00A43F2E"/>
    <w:rsid w:val="00A53FC7"/>
    <w:rsid w:val="00A55837"/>
    <w:rsid w:val="00A570AC"/>
    <w:rsid w:val="00A60804"/>
    <w:rsid w:val="00A729A0"/>
    <w:rsid w:val="00A82AF0"/>
    <w:rsid w:val="00A879F8"/>
    <w:rsid w:val="00A90AF3"/>
    <w:rsid w:val="00A90C7B"/>
    <w:rsid w:val="00A914FE"/>
    <w:rsid w:val="00A952E5"/>
    <w:rsid w:val="00AA23C5"/>
    <w:rsid w:val="00AA43B6"/>
    <w:rsid w:val="00AA4B81"/>
    <w:rsid w:val="00AA5C7D"/>
    <w:rsid w:val="00AB698E"/>
    <w:rsid w:val="00AC31F4"/>
    <w:rsid w:val="00AC7355"/>
    <w:rsid w:val="00AD1436"/>
    <w:rsid w:val="00AD32A9"/>
    <w:rsid w:val="00AD5752"/>
    <w:rsid w:val="00AE396D"/>
    <w:rsid w:val="00AE7EE6"/>
    <w:rsid w:val="00B01578"/>
    <w:rsid w:val="00B05181"/>
    <w:rsid w:val="00B149E5"/>
    <w:rsid w:val="00B65EBB"/>
    <w:rsid w:val="00B67829"/>
    <w:rsid w:val="00B70E19"/>
    <w:rsid w:val="00B70E37"/>
    <w:rsid w:val="00B822F5"/>
    <w:rsid w:val="00B84CF2"/>
    <w:rsid w:val="00B9225D"/>
    <w:rsid w:val="00B97BF4"/>
    <w:rsid w:val="00BA463D"/>
    <w:rsid w:val="00BA4D05"/>
    <w:rsid w:val="00BB393E"/>
    <w:rsid w:val="00BB4F26"/>
    <w:rsid w:val="00BC29DA"/>
    <w:rsid w:val="00BC3EF5"/>
    <w:rsid w:val="00BC603C"/>
    <w:rsid w:val="00BD2B86"/>
    <w:rsid w:val="00BD3887"/>
    <w:rsid w:val="00BE79F4"/>
    <w:rsid w:val="00BF3467"/>
    <w:rsid w:val="00BF61D5"/>
    <w:rsid w:val="00C04844"/>
    <w:rsid w:val="00C13C7B"/>
    <w:rsid w:val="00C16D07"/>
    <w:rsid w:val="00C40F4B"/>
    <w:rsid w:val="00C42129"/>
    <w:rsid w:val="00C6226E"/>
    <w:rsid w:val="00C72F6C"/>
    <w:rsid w:val="00C77489"/>
    <w:rsid w:val="00CA0545"/>
    <w:rsid w:val="00CA0AC1"/>
    <w:rsid w:val="00CA7199"/>
    <w:rsid w:val="00CC15A6"/>
    <w:rsid w:val="00CC37E3"/>
    <w:rsid w:val="00CC7964"/>
    <w:rsid w:val="00CD446A"/>
    <w:rsid w:val="00CD4CB8"/>
    <w:rsid w:val="00CD603F"/>
    <w:rsid w:val="00CDDA74"/>
    <w:rsid w:val="00CE76C7"/>
    <w:rsid w:val="00CF10C0"/>
    <w:rsid w:val="00CF58CF"/>
    <w:rsid w:val="00CF7D01"/>
    <w:rsid w:val="00D0009A"/>
    <w:rsid w:val="00D0709B"/>
    <w:rsid w:val="00D157F6"/>
    <w:rsid w:val="00D16A04"/>
    <w:rsid w:val="00D2273A"/>
    <w:rsid w:val="00D239C6"/>
    <w:rsid w:val="00D254D3"/>
    <w:rsid w:val="00D26D24"/>
    <w:rsid w:val="00D3275E"/>
    <w:rsid w:val="00D345B8"/>
    <w:rsid w:val="00D36064"/>
    <w:rsid w:val="00D36245"/>
    <w:rsid w:val="00D53146"/>
    <w:rsid w:val="00D74D7E"/>
    <w:rsid w:val="00D83A77"/>
    <w:rsid w:val="00D95432"/>
    <w:rsid w:val="00D9757B"/>
    <w:rsid w:val="00D97815"/>
    <w:rsid w:val="00DA35FA"/>
    <w:rsid w:val="00DB4C00"/>
    <w:rsid w:val="00DC7052"/>
    <w:rsid w:val="00DD0736"/>
    <w:rsid w:val="00DD45B1"/>
    <w:rsid w:val="00DF4B00"/>
    <w:rsid w:val="00DF6F44"/>
    <w:rsid w:val="00E00760"/>
    <w:rsid w:val="00E0519A"/>
    <w:rsid w:val="00E174E6"/>
    <w:rsid w:val="00E26E41"/>
    <w:rsid w:val="00E27655"/>
    <w:rsid w:val="00E332B0"/>
    <w:rsid w:val="00E339B4"/>
    <w:rsid w:val="00E455BA"/>
    <w:rsid w:val="00E478D3"/>
    <w:rsid w:val="00E52231"/>
    <w:rsid w:val="00E53F1F"/>
    <w:rsid w:val="00E553E6"/>
    <w:rsid w:val="00E6110C"/>
    <w:rsid w:val="00E7089F"/>
    <w:rsid w:val="00E730E5"/>
    <w:rsid w:val="00E73CD0"/>
    <w:rsid w:val="00E77C39"/>
    <w:rsid w:val="00E82B18"/>
    <w:rsid w:val="00E853FF"/>
    <w:rsid w:val="00E94348"/>
    <w:rsid w:val="00E954F7"/>
    <w:rsid w:val="00E960CD"/>
    <w:rsid w:val="00EA2703"/>
    <w:rsid w:val="00EB2FE3"/>
    <w:rsid w:val="00EC3481"/>
    <w:rsid w:val="00ED05D6"/>
    <w:rsid w:val="00ED0BC7"/>
    <w:rsid w:val="00ED5D4A"/>
    <w:rsid w:val="00EE576C"/>
    <w:rsid w:val="00EF6898"/>
    <w:rsid w:val="00F00F8D"/>
    <w:rsid w:val="00F02AC2"/>
    <w:rsid w:val="00F0310A"/>
    <w:rsid w:val="00F03FD5"/>
    <w:rsid w:val="00F0693F"/>
    <w:rsid w:val="00F25386"/>
    <w:rsid w:val="00F50C37"/>
    <w:rsid w:val="00F51EF0"/>
    <w:rsid w:val="00F5500A"/>
    <w:rsid w:val="00F55EBF"/>
    <w:rsid w:val="00F56A45"/>
    <w:rsid w:val="00F65423"/>
    <w:rsid w:val="00F7323D"/>
    <w:rsid w:val="00F73F0C"/>
    <w:rsid w:val="00F75763"/>
    <w:rsid w:val="00F865C7"/>
    <w:rsid w:val="00F944D9"/>
    <w:rsid w:val="00F9462F"/>
    <w:rsid w:val="00F9493B"/>
    <w:rsid w:val="00FA2CE1"/>
    <w:rsid w:val="00FA7A59"/>
    <w:rsid w:val="00FB3E4A"/>
    <w:rsid w:val="00FB6FBA"/>
    <w:rsid w:val="00FC1ECC"/>
    <w:rsid w:val="00FC3AB5"/>
    <w:rsid w:val="00FC4B57"/>
    <w:rsid w:val="00FC5575"/>
    <w:rsid w:val="00FD00AB"/>
    <w:rsid w:val="00FE4B9E"/>
    <w:rsid w:val="00FF059D"/>
    <w:rsid w:val="014626E1"/>
    <w:rsid w:val="0148E0B3"/>
    <w:rsid w:val="016B3360"/>
    <w:rsid w:val="020667F7"/>
    <w:rsid w:val="0210D4C1"/>
    <w:rsid w:val="02854732"/>
    <w:rsid w:val="028CF80C"/>
    <w:rsid w:val="02AC7B82"/>
    <w:rsid w:val="02BF094D"/>
    <w:rsid w:val="02EB8D3E"/>
    <w:rsid w:val="0376F7F2"/>
    <w:rsid w:val="038D7D30"/>
    <w:rsid w:val="03AB62AB"/>
    <w:rsid w:val="03D006C4"/>
    <w:rsid w:val="045094AB"/>
    <w:rsid w:val="046F9701"/>
    <w:rsid w:val="0472E79B"/>
    <w:rsid w:val="0477ABC2"/>
    <w:rsid w:val="0488DEEA"/>
    <w:rsid w:val="04B7545D"/>
    <w:rsid w:val="0513AF30"/>
    <w:rsid w:val="052AA7C6"/>
    <w:rsid w:val="0560414C"/>
    <w:rsid w:val="056C8572"/>
    <w:rsid w:val="056FBEC5"/>
    <w:rsid w:val="05DDAAD3"/>
    <w:rsid w:val="05E7DB87"/>
    <w:rsid w:val="06517A67"/>
    <w:rsid w:val="06657752"/>
    <w:rsid w:val="06837C18"/>
    <w:rsid w:val="06D86B7C"/>
    <w:rsid w:val="06E91652"/>
    <w:rsid w:val="071D9C42"/>
    <w:rsid w:val="074891A9"/>
    <w:rsid w:val="07A9C1F9"/>
    <w:rsid w:val="085DC83A"/>
    <w:rsid w:val="08753251"/>
    <w:rsid w:val="0884D199"/>
    <w:rsid w:val="088DD9C7"/>
    <w:rsid w:val="08B8C7CC"/>
    <w:rsid w:val="08C41B86"/>
    <w:rsid w:val="08C5EBFD"/>
    <w:rsid w:val="08D1DE66"/>
    <w:rsid w:val="0925894A"/>
    <w:rsid w:val="098C65B8"/>
    <w:rsid w:val="0993DF43"/>
    <w:rsid w:val="09CF99EE"/>
    <w:rsid w:val="09E84AA1"/>
    <w:rsid w:val="09F115F6"/>
    <w:rsid w:val="0A34E7DC"/>
    <w:rsid w:val="0A3D553F"/>
    <w:rsid w:val="0A44D93D"/>
    <w:rsid w:val="0A62CC90"/>
    <w:rsid w:val="0A77B60E"/>
    <w:rsid w:val="0ADC7991"/>
    <w:rsid w:val="0AED90F2"/>
    <w:rsid w:val="0AFCF0AA"/>
    <w:rsid w:val="0B1EB676"/>
    <w:rsid w:val="0B30F967"/>
    <w:rsid w:val="0B53F028"/>
    <w:rsid w:val="0B5ACB40"/>
    <w:rsid w:val="0B7B6822"/>
    <w:rsid w:val="0C003D97"/>
    <w:rsid w:val="0C7C2BEB"/>
    <w:rsid w:val="0C88319D"/>
    <w:rsid w:val="0C9002A2"/>
    <w:rsid w:val="0C906197"/>
    <w:rsid w:val="0CAB79FA"/>
    <w:rsid w:val="0CC39F74"/>
    <w:rsid w:val="0CD7FE49"/>
    <w:rsid w:val="0CDFAED3"/>
    <w:rsid w:val="0CFB0C77"/>
    <w:rsid w:val="0DA52B42"/>
    <w:rsid w:val="0DAA80A6"/>
    <w:rsid w:val="0DEA59FF"/>
    <w:rsid w:val="0DF14029"/>
    <w:rsid w:val="0E023FE5"/>
    <w:rsid w:val="0E18F302"/>
    <w:rsid w:val="0E7C547B"/>
    <w:rsid w:val="0EAB7415"/>
    <w:rsid w:val="0ECE6BC5"/>
    <w:rsid w:val="0ED63401"/>
    <w:rsid w:val="0F4E3DE0"/>
    <w:rsid w:val="0FA73754"/>
    <w:rsid w:val="103EDCD6"/>
    <w:rsid w:val="106A8C27"/>
    <w:rsid w:val="106CE71B"/>
    <w:rsid w:val="1078BE63"/>
    <w:rsid w:val="10ACDF22"/>
    <w:rsid w:val="10E54D42"/>
    <w:rsid w:val="1145A801"/>
    <w:rsid w:val="114B399D"/>
    <w:rsid w:val="11BE471E"/>
    <w:rsid w:val="12075CF9"/>
    <w:rsid w:val="121F6881"/>
    <w:rsid w:val="12426A41"/>
    <w:rsid w:val="1247EC12"/>
    <w:rsid w:val="127C3842"/>
    <w:rsid w:val="12B9B374"/>
    <w:rsid w:val="12C489B8"/>
    <w:rsid w:val="12EAE8D9"/>
    <w:rsid w:val="12F03022"/>
    <w:rsid w:val="130E7367"/>
    <w:rsid w:val="136BB4B4"/>
    <w:rsid w:val="13A9A524"/>
    <w:rsid w:val="13AAEE4E"/>
    <w:rsid w:val="13C973FB"/>
    <w:rsid w:val="1416CBC8"/>
    <w:rsid w:val="142687A6"/>
    <w:rsid w:val="14462AC3"/>
    <w:rsid w:val="1481A12A"/>
    <w:rsid w:val="14A092C5"/>
    <w:rsid w:val="14B2E9E6"/>
    <w:rsid w:val="1532D553"/>
    <w:rsid w:val="15358302"/>
    <w:rsid w:val="1542D015"/>
    <w:rsid w:val="154C2F86"/>
    <w:rsid w:val="154E6808"/>
    <w:rsid w:val="15A0D73B"/>
    <w:rsid w:val="15FC2A7A"/>
    <w:rsid w:val="1670D188"/>
    <w:rsid w:val="16902542"/>
    <w:rsid w:val="16BA30B3"/>
    <w:rsid w:val="16D9B545"/>
    <w:rsid w:val="16FD5049"/>
    <w:rsid w:val="170EA19B"/>
    <w:rsid w:val="176A8746"/>
    <w:rsid w:val="17F50A4F"/>
    <w:rsid w:val="183ED383"/>
    <w:rsid w:val="18461AEB"/>
    <w:rsid w:val="18774453"/>
    <w:rsid w:val="187AA0EE"/>
    <w:rsid w:val="18CB3EFC"/>
    <w:rsid w:val="18DEBFA1"/>
    <w:rsid w:val="18E1410B"/>
    <w:rsid w:val="18F26BCC"/>
    <w:rsid w:val="18FB2495"/>
    <w:rsid w:val="1934D618"/>
    <w:rsid w:val="1947AF59"/>
    <w:rsid w:val="195C2A3E"/>
    <w:rsid w:val="19C9138E"/>
    <w:rsid w:val="19CB5B9C"/>
    <w:rsid w:val="19EC1218"/>
    <w:rsid w:val="1A455AFF"/>
    <w:rsid w:val="1A73BF6C"/>
    <w:rsid w:val="1A8771C3"/>
    <w:rsid w:val="1AD21478"/>
    <w:rsid w:val="1AECEBB2"/>
    <w:rsid w:val="1B48DA17"/>
    <w:rsid w:val="1B725B7E"/>
    <w:rsid w:val="1C2D1402"/>
    <w:rsid w:val="1C394F27"/>
    <w:rsid w:val="1C3F1A74"/>
    <w:rsid w:val="1C783E88"/>
    <w:rsid w:val="1C955DD5"/>
    <w:rsid w:val="1CAA15C6"/>
    <w:rsid w:val="1CB9AD68"/>
    <w:rsid w:val="1D2D6522"/>
    <w:rsid w:val="1D49A0E4"/>
    <w:rsid w:val="1D81AFCD"/>
    <w:rsid w:val="1DB449A2"/>
    <w:rsid w:val="1E1A391A"/>
    <w:rsid w:val="1E413A57"/>
    <w:rsid w:val="1E66B951"/>
    <w:rsid w:val="1E8291C2"/>
    <w:rsid w:val="1F830877"/>
    <w:rsid w:val="1FAFAC1E"/>
    <w:rsid w:val="1FE5188E"/>
    <w:rsid w:val="1FEB7932"/>
    <w:rsid w:val="1FF213D9"/>
    <w:rsid w:val="1FFE2B3D"/>
    <w:rsid w:val="21476E1A"/>
    <w:rsid w:val="21A6837B"/>
    <w:rsid w:val="21AF7779"/>
    <w:rsid w:val="21CDC1F2"/>
    <w:rsid w:val="21D1988C"/>
    <w:rsid w:val="21DF6645"/>
    <w:rsid w:val="2232A014"/>
    <w:rsid w:val="226076CA"/>
    <w:rsid w:val="22DD1611"/>
    <w:rsid w:val="22E011EC"/>
    <w:rsid w:val="22ED4C33"/>
    <w:rsid w:val="234F7F75"/>
    <w:rsid w:val="23D2E33C"/>
    <w:rsid w:val="254D5579"/>
    <w:rsid w:val="25562461"/>
    <w:rsid w:val="255A08B3"/>
    <w:rsid w:val="2611EE5A"/>
    <w:rsid w:val="26488754"/>
    <w:rsid w:val="265B7A77"/>
    <w:rsid w:val="26805693"/>
    <w:rsid w:val="268AF508"/>
    <w:rsid w:val="26B5F329"/>
    <w:rsid w:val="26BC7403"/>
    <w:rsid w:val="26F111D0"/>
    <w:rsid w:val="278C03A5"/>
    <w:rsid w:val="27C91707"/>
    <w:rsid w:val="27FB5408"/>
    <w:rsid w:val="280CAFD2"/>
    <w:rsid w:val="280CDF06"/>
    <w:rsid w:val="2817BA8C"/>
    <w:rsid w:val="28382EF0"/>
    <w:rsid w:val="288DC523"/>
    <w:rsid w:val="28DDA88A"/>
    <w:rsid w:val="2901A1B2"/>
    <w:rsid w:val="2953E3A9"/>
    <w:rsid w:val="298FA64F"/>
    <w:rsid w:val="29E291C4"/>
    <w:rsid w:val="2A56580A"/>
    <w:rsid w:val="2ABA61B8"/>
    <w:rsid w:val="2AC2395A"/>
    <w:rsid w:val="2ADB07CA"/>
    <w:rsid w:val="2B207D9D"/>
    <w:rsid w:val="2B2AB656"/>
    <w:rsid w:val="2B474606"/>
    <w:rsid w:val="2B5D103C"/>
    <w:rsid w:val="2B74BD79"/>
    <w:rsid w:val="2B99627A"/>
    <w:rsid w:val="2C0DA319"/>
    <w:rsid w:val="2C842F71"/>
    <w:rsid w:val="2CA41EE9"/>
    <w:rsid w:val="2CD541FA"/>
    <w:rsid w:val="2CD7B5CB"/>
    <w:rsid w:val="2CE05029"/>
    <w:rsid w:val="2CE10E2F"/>
    <w:rsid w:val="2CEA74D7"/>
    <w:rsid w:val="2D40CB50"/>
    <w:rsid w:val="2D8D993B"/>
    <w:rsid w:val="2E076903"/>
    <w:rsid w:val="2E2E795E"/>
    <w:rsid w:val="2E422CA5"/>
    <w:rsid w:val="2E805952"/>
    <w:rsid w:val="2E89A79D"/>
    <w:rsid w:val="2EEFF1A0"/>
    <w:rsid w:val="2F35D20B"/>
    <w:rsid w:val="2F990179"/>
    <w:rsid w:val="2FC0FB73"/>
    <w:rsid w:val="2FDC19C0"/>
    <w:rsid w:val="30224911"/>
    <w:rsid w:val="30E398D6"/>
    <w:rsid w:val="314DCAF0"/>
    <w:rsid w:val="31ADDC6A"/>
    <w:rsid w:val="31AF5453"/>
    <w:rsid w:val="326B10C4"/>
    <w:rsid w:val="33155A2A"/>
    <w:rsid w:val="3345B280"/>
    <w:rsid w:val="337F33A8"/>
    <w:rsid w:val="338C9CB3"/>
    <w:rsid w:val="339F32EC"/>
    <w:rsid w:val="33D2CE64"/>
    <w:rsid w:val="34B98F01"/>
    <w:rsid w:val="34C43ABD"/>
    <w:rsid w:val="3504DB8B"/>
    <w:rsid w:val="350B4838"/>
    <w:rsid w:val="35B37CC9"/>
    <w:rsid w:val="3670AA50"/>
    <w:rsid w:val="3680BAF7"/>
    <w:rsid w:val="368C9733"/>
    <w:rsid w:val="368CC327"/>
    <w:rsid w:val="36F7575E"/>
    <w:rsid w:val="37A874D2"/>
    <w:rsid w:val="37AD43EA"/>
    <w:rsid w:val="38237FF5"/>
    <w:rsid w:val="383829AC"/>
    <w:rsid w:val="385759FA"/>
    <w:rsid w:val="387EFAA7"/>
    <w:rsid w:val="38F8C2B1"/>
    <w:rsid w:val="391CE6E3"/>
    <w:rsid w:val="392D13F8"/>
    <w:rsid w:val="3931BE0C"/>
    <w:rsid w:val="393F6629"/>
    <w:rsid w:val="39728DC6"/>
    <w:rsid w:val="39AD844B"/>
    <w:rsid w:val="39B09516"/>
    <w:rsid w:val="39B31D81"/>
    <w:rsid w:val="3A013424"/>
    <w:rsid w:val="3A27B747"/>
    <w:rsid w:val="3A4C5179"/>
    <w:rsid w:val="3A4DDA6D"/>
    <w:rsid w:val="3A86DC12"/>
    <w:rsid w:val="3AD67270"/>
    <w:rsid w:val="3B2B96AA"/>
    <w:rsid w:val="3B516D7C"/>
    <w:rsid w:val="3B59AB0D"/>
    <w:rsid w:val="3B6354A5"/>
    <w:rsid w:val="3BEEA22A"/>
    <w:rsid w:val="3C102F3E"/>
    <w:rsid w:val="3C6D505E"/>
    <w:rsid w:val="3CA139DA"/>
    <w:rsid w:val="3D288ED5"/>
    <w:rsid w:val="3D865AD9"/>
    <w:rsid w:val="3DB86FAB"/>
    <w:rsid w:val="3E16262C"/>
    <w:rsid w:val="3E294CD0"/>
    <w:rsid w:val="3E85622B"/>
    <w:rsid w:val="3E9B5C05"/>
    <w:rsid w:val="3ED62E6D"/>
    <w:rsid w:val="3F5F100F"/>
    <w:rsid w:val="3F79633B"/>
    <w:rsid w:val="401FCA4A"/>
    <w:rsid w:val="403495A8"/>
    <w:rsid w:val="40785F34"/>
    <w:rsid w:val="411D0FB3"/>
    <w:rsid w:val="41239848"/>
    <w:rsid w:val="415C526D"/>
    <w:rsid w:val="418B18DF"/>
    <w:rsid w:val="419DB1DD"/>
    <w:rsid w:val="41A2D5CE"/>
    <w:rsid w:val="41A4AACD"/>
    <w:rsid w:val="421DA03B"/>
    <w:rsid w:val="423D3A4D"/>
    <w:rsid w:val="423E6185"/>
    <w:rsid w:val="42495C2B"/>
    <w:rsid w:val="426FCADF"/>
    <w:rsid w:val="431E1678"/>
    <w:rsid w:val="4321E24E"/>
    <w:rsid w:val="432CA8F1"/>
    <w:rsid w:val="437B9587"/>
    <w:rsid w:val="44410E13"/>
    <w:rsid w:val="448E6C67"/>
    <w:rsid w:val="44F04B01"/>
    <w:rsid w:val="451765E8"/>
    <w:rsid w:val="458CBBE3"/>
    <w:rsid w:val="4637E871"/>
    <w:rsid w:val="464E4E47"/>
    <w:rsid w:val="46717961"/>
    <w:rsid w:val="46A88478"/>
    <w:rsid w:val="4734E223"/>
    <w:rsid w:val="47441C3E"/>
    <w:rsid w:val="4751A38E"/>
    <w:rsid w:val="4782B2C3"/>
    <w:rsid w:val="47853A10"/>
    <w:rsid w:val="479D8EB1"/>
    <w:rsid w:val="479EF303"/>
    <w:rsid w:val="47A2BD3F"/>
    <w:rsid w:val="483834F6"/>
    <w:rsid w:val="485B951D"/>
    <w:rsid w:val="486BECB8"/>
    <w:rsid w:val="4873FBC7"/>
    <w:rsid w:val="489358B9"/>
    <w:rsid w:val="48ADCAD4"/>
    <w:rsid w:val="48D8F8EE"/>
    <w:rsid w:val="49141B33"/>
    <w:rsid w:val="4A6132E0"/>
    <w:rsid w:val="4A82F14B"/>
    <w:rsid w:val="4AA7BA3D"/>
    <w:rsid w:val="4B0D93BE"/>
    <w:rsid w:val="4B376D24"/>
    <w:rsid w:val="4B39FE58"/>
    <w:rsid w:val="4B50BEB4"/>
    <w:rsid w:val="4B5F8C85"/>
    <w:rsid w:val="4B6DC856"/>
    <w:rsid w:val="4C0A6605"/>
    <w:rsid w:val="4C1D0EA2"/>
    <w:rsid w:val="4C385AB0"/>
    <w:rsid w:val="4DB0B2B8"/>
    <w:rsid w:val="4E7C215E"/>
    <w:rsid w:val="4EA4004E"/>
    <w:rsid w:val="4EADAED5"/>
    <w:rsid w:val="4EEBDD5D"/>
    <w:rsid w:val="4F0AC520"/>
    <w:rsid w:val="4F594A01"/>
    <w:rsid w:val="4F877DE4"/>
    <w:rsid w:val="4F890B54"/>
    <w:rsid w:val="4F8ACD32"/>
    <w:rsid w:val="4FA53434"/>
    <w:rsid w:val="5000D9BC"/>
    <w:rsid w:val="503A3EDB"/>
    <w:rsid w:val="507096F0"/>
    <w:rsid w:val="50E29C4E"/>
    <w:rsid w:val="51322F9B"/>
    <w:rsid w:val="516078F8"/>
    <w:rsid w:val="51B116B8"/>
    <w:rsid w:val="51B75518"/>
    <w:rsid w:val="51B79D29"/>
    <w:rsid w:val="51D27BD5"/>
    <w:rsid w:val="51D9B44A"/>
    <w:rsid w:val="5221C603"/>
    <w:rsid w:val="52220B72"/>
    <w:rsid w:val="528E84DB"/>
    <w:rsid w:val="531C1A30"/>
    <w:rsid w:val="53726AD1"/>
    <w:rsid w:val="538F0717"/>
    <w:rsid w:val="53CE9E5D"/>
    <w:rsid w:val="53EC2BC6"/>
    <w:rsid w:val="5417491C"/>
    <w:rsid w:val="54276A53"/>
    <w:rsid w:val="543B6E93"/>
    <w:rsid w:val="545E615D"/>
    <w:rsid w:val="54647D14"/>
    <w:rsid w:val="54965F4A"/>
    <w:rsid w:val="550ECACB"/>
    <w:rsid w:val="5510A059"/>
    <w:rsid w:val="55363859"/>
    <w:rsid w:val="55442CB9"/>
    <w:rsid w:val="5582131E"/>
    <w:rsid w:val="56078D4B"/>
    <w:rsid w:val="563CC98B"/>
    <w:rsid w:val="564D6F27"/>
    <w:rsid w:val="568AE7AD"/>
    <w:rsid w:val="56DA6124"/>
    <w:rsid w:val="573189DF"/>
    <w:rsid w:val="573CC5EB"/>
    <w:rsid w:val="57765494"/>
    <w:rsid w:val="579FB8AC"/>
    <w:rsid w:val="5865AD68"/>
    <w:rsid w:val="588CAD66"/>
    <w:rsid w:val="5899C456"/>
    <w:rsid w:val="58E40A7A"/>
    <w:rsid w:val="595B5053"/>
    <w:rsid w:val="5A13F4FA"/>
    <w:rsid w:val="5B45F138"/>
    <w:rsid w:val="5B7ED80C"/>
    <w:rsid w:val="5B875462"/>
    <w:rsid w:val="5C94A242"/>
    <w:rsid w:val="5CE707C7"/>
    <w:rsid w:val="5D28FF48"/>
    <w:rsid w:val="5D4A4F18"/>
    <w:rsid w:val="5DA41860"/>
    <w:rsid w:val="5DC142CB"/>
    <w:rsid w:val="5E181463"/>
    <w:rsid w:val="5E6D099F"/>
    <w:rsid w:val="5E6DA423"/>
    <w:rsid w:val="5ED86A76"/>
    <w:rsid w:val="5EE5E1F1"/>
    <w:rsid w:val="5F015C5D"/>
    <w:rsid w:val="5F2B44DD"/>
    <w:rsid w:val="5F91BC0B"/>
    <w:rsid w:val="5FF5B1F6"/>
    <w:rsid w:val="5FFA94F6"/>
    <w:rsid w:val="6027FBD2"/>
    <w:rsid w:val="6046A284"/>
    <w:rsid w:val="60BBEA57"/>
    <w:rsid w:val="60DC22ED"/>
    <w:rsid w:val="610124BE"/>
    <w:rsid w:val="6132C6B6"/>
    <w:rsid w:val="616DC984"/>
    <w:rsid w:val="622CD11B"/>
    <w:rsid w:val="6234BAAC"/>
    <w:rsid w:val="625FB869"/>
    <w:rsid w:val="62CFDC98"/>
    <w:rsid w:val="62E815C5"/>
    <w:rsid w:val="6300C867"/>
    <w:rsid w:val="637E38C4"/>
    <w:rsid w:val="641B38CB"/>
    <w:rsid w:val="64A4AB2C"/>
    <w:rsid w:val="64EF1654"/>
    <w:rsid w:val="650A3EEC"/>
    <w:rsid w:val="657B6661"/>
    <w:rsid w:val="662528D9"/>
    <w:rsid w:val="6684070C"/>
    <w:rsid w:val="66A3FF9F"/>
    <w:rsid w:val="66B48E5E"/>
    <w:rsid w:val="66C72CF0"/>
    <w:rsid w:val="66E0B60B"/>
    <w:rsid w:val="6744FC3C"/>
    <w:rsid w:val="6779341A"/>
    <w:rsid w:val="6788E111"/>
    <w:rsid w:val="67AB063F"/>
    <w:rsid w:val="67FC727E"/>
    <w:rsid w:val="686BE735"/>
    <w:rsid w:val="68706C90"/>
    <w:rsid w:val="68A21774"/>
    <w:rsid w:val="68B44CA1"/>
    <w:rsid w:val="690AC43B"/>
    <w:rsid w:val="69164CD1"/>
    <w:rsid w:val="693CB99F"/>
    <w:rsid w:val="69B37C5B"/>
    <w:rsid w:val="69C4BFE4"/>
    <w:rsid w:val="69E8D85B"/>
    <w:rsid w:val="6AB0D4DC"/>
    <w:rsid w:val="6B460E40"/>
    <w:rsid w:val="6B48F15E"/>
    <w:rsid w:val="6BFD7754"/>
    <w:rsid w:val="6C4D5D0B"/>
    <w:rsid w:val="6CC4A9CC"/>
    <w:rsid w:val="6D002A5B"/>
    <w:rsid w:val="6D090336"/>
    <w:rsid w:val="6D0DD653"/>
    <w:rsid w:val="6D182B67"/>
    <w:rsid w:val="6D3EA51A"/>
    <w:rsid w:val="6D5791E9"/>
    <w:rsid w:val="6D5FA68E"/>
    <w:rsid w:val="6D92FE5C"/>
    <w:rsid w:val="6DFB523E"/>
    <w:rsid w:val="6E087D5A"/>
    <w:rsid w:val="6E0DA211"/>
    <w:rsid w:val="6E652A6D"/>
    <w:rsid w:val="6E818F65"/>
    <w:rsid w:val="6F32B8AC"/>
    <w:rsid w:val="6F7EBA87"/>
    <w:rsid w:val="6F830388"/>
    <w:rsid w:val="6FD6B3A2"/>
    <w:rsid w:val="6FE6BAED"/>
    <w:rsid w:val="7026E314"/>
    <w:rsid w:val="70383562"/>
    <w:rsid w:val="70A47EB6"/>
    <w:rsid w:val="70E50FCD"/>
    <w:rsid w:val="70F4BDA4"/>
    <w:rsid w:val="712B7969"/>
    <w:rsid w:val="716526B5"/>
    <w:rsid w:val="71C2D07A"/>
    <w:rsid w:val="7226B1EC"/>
    <w:rsid w:val="72FCB97E"/>
    <w:rsid w:val="73068C6E"/>
    <w:rsid w:val="7306FC0C"/>
    <w:rsid w:val="7339F62B"/>
    <w:rsid w:val="733F7467"/>
    <w:rsid w:val="735CA461"/>
    <w:rsid w:val="73994EE0"/>
    <w:rsid w:val="744CD83D"/>
    <w:rsid w:val="7473EF95"/>
    <w:rsid w:val="74A66B7E"/>
    <w:rsid w:val="74C8B0D6"/>
    <w:rsid w:val="750E9DAA"/>
    <w:rsid w:val="7552AE51"/>
    <w:rsid w:val="7564E9C8"/>
    <w:rsid w:val="759FF2EC"/>
    <w:rsid w:val="75ACB681"/>
    <w:rsid w:val="765CDF6C"/>
    <w:rsid w:val="765D7A01"/>
    <w:rsid w:val="779151A3"/>
    <w:rsid w:val="78DCF3EB"/>
    <w:rsid w:val="7918BE7E"/>
    <w:rsid w:val="79314F63"/>
    <w:rsid w:val="793CC799"/>
    <w:rsid w:val="79A01CA6"/>
    <w:rsid w:val="79A2163A"/>
    <w:rsid w:val="79A54804"/>
    <w:rsid w:val="79B51B6B"/>
    <w:rsid w:val="79B9FAE8"/>
    <w:rsid w:val="79DCE0E3"/>
    <w:rsid w:val="79E99BCB"/>
    <w:rsid w:val="79F1651D"/>
    <w:rsid w:val="7A271E4E"/>
    <w:rsid w:val="7A28E2C7"/>
    <w:rsid w:val="7A4D6993"/>
    <w:rsid w:val="7AC54F48"/>
    <w:rsid w:val="7AFD493B"/>
    <w:rsid w:val="7BC2DC7F"/>
    <w:rsid w:val="7BD61EE4"/>
    <w:rsid w:val="7C66E7A3"/>
    <w:rsid w:val="7CA6E701"/>
    <w:rsid w:val="7CE0ED26"/>
    <w:rsid w:val="7CF58D5C"/>
    <w:rsid w:val="7D0F7520"/>
    <w:rsid w:val="7D8BD241"/>
    <w:rsid w:val="7DFE1FA0"/>
    <w:rsid w:val="7E210E66"/>
    <w:rsid w:val="7E532D93"/>
    <w:rsid w:val="7E76CCAB"/>
    <w:rsid w:val="7ED4F01A"/>
    <w:rsid w:val="7F0A58AC"/>
    <w:rsid w:val="7F0C8B6F"/>
    <w:rsid w:val="7F1DC9E0"/>
    <w:rsid w:val="7F64F107"/>
    <w:rsid w:val="7F8D0170"/>
    <w:rsid w:val="7FAAB5BD"/>
    <w:rsid w:val="7FAB29E5"/>
    <w:rsid w:val="7FF3F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DEECA"/>
  <w15:chartTrackingRefBased/>
  <w15:docId w15:val="{4D2D67D4-B01C-408F-9423-1A292BA98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A463D"/>
    <w:rPr>
      <w:rFonts w:ascii="Calibri Light" w:hAnsi="Calibri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B6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B526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5B1"/>
    <w:pPr>
      <w:keepNext/>
      <w:keepLines/>
      <w:spacing w:before="240"/>
      <w:outlineLvl w:val="1"/>
    </w:pPr>
    <w:rPr>
      <w:rFonts w:eastAsiaTheme="majorEastAsia" w:cstheme="majorBidi"/>
      <w:color w:val="8791A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5B1"/>
    <w:pPr>
      <w:keepNext/>
      <w:keepLines/>
      <w:spacing w:before="40" w:after="0"/>
      <w:outlineLvl w:val="2"/>
    </w:pPr>
    <w:rPr>
      <w:rFonts w:asciiTheme="minorHAnsi" w:hAnsiTheme="minorHAnsi" w:eastAsiaTheme="majorEastAsia" w:cstheme="majorBidi"/>
      <w:b/>
      <w:color w:val="2B5266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7C2B6A"/>
    <w:rPr>
      <w:rFonts w:asciiTheme="majorHAnsi" w:hAnsiTheme="majorHAnsi" w:eastAsiaTheme="majorEastAsia" w:cstheme="majorBidi"/>
      <w:color w:val="2B5266"/>
      <w:sz w:val="32"/>
      <w:szCs w:val="32"/>
    </w:rPr>
  </w:style>
  <w:style w:type="paragraph" w:styleId="ListParagraph">
    <w:name w:val="List Paragraph"/>
    <w:basedOn w:val="Normal"/>
    <w:uiPriority w:val="34"/>
    <w:rsid w:val="00E455BA"/>
    <w:pPr>
      <w:ind w:left="720"/>
      <w:contextualSpacing/>
    </w:pPr>
  </w:style>
  <w:style w:type="table" w:styleId="TableGrid">
    <w:name w:val="Table Grid"/>
    <w:basedOn w:val="TableNormal"/>
    <w:uiPriority w:val="39"/>
    <w:rsid w:val="009F4F9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46AA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6AAD"/>
  </w:style>
  <w:style w:type="paragraph" w:styleId="Footer">
    <w:name w:val="footer"/>
    <w:basedOn w:val="Normal"/>
    <w:link w:val="FooterChar"/>
    <w:uiPriority w:val="99"/>
    <w:unhideWhenUsed/>
    <w:rsid w:val="00446AA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6AAD"/>
  </w:style>
  <w:style w:type="character" w:styleId="Heading2Char" w:customStyle="1">
    <w:name w:val="Heading 2 Char"/>
    <w:basedOn w:val="DefaultParagraphFont"/>
    <w:link w:val="Heading2"/>
    <w:uiPriority w:val="9"/>
    <w:rsid w:val="00DD45B1"/>
    <w:rPr>
      <w:rFonts w:ascii="Calibri Light" w:hAnsi="Calibri Light" w:eastAsiaTheme="majorEastAsia" w:cstheme="majorBidi"/>
      <w:color w:val="8791A0"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A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45A14"/>
    <w:rPr>
      <w:rFonts w:ascii="Segoe UI" w:hAnsi="Segoe UI" w:cs="Segoe UI"/>
      <w:color w:val="404040" w:themeColor="text1" w:themeTint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A1497"/>
    <w:pPr>
      <w:spacing w:after="0" w:line="240" w:lineRule="auto"/>
      <w:contextualSpacing/>
    </w:pPr>
    <w:rPr>
      <w:rFonts w:eastAsiaTheme="majorEastAsia" w:cstheme="majorBidi"/>
      <w:color w:val="2B5266"/>
      <w:spacing w:val="-10"/>
      <w:kern w:val="28"/>
      <w:sz w:val="44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A1497"/>
    <w:rPr>
      <w:rFonts w:ascii="Calibri Light" w:hAnsi="Calibri Light" w:eastAsiaTheme="majorEastAsia" w:cstheme="majorBidi"/>
      <w:color w:val="2B5266"/>
      <w:spacing w:val="-10"/>
      <w:kern w:val="28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B6A"/>
    <w:pPr>
      <w:numPr>
        <w:ilvl w:val="1"/>
      </w:numPr>
    </w:pPr>
    <w:rPr>
      <w:rFonts w:eastAsiaTheme="minorEastAsia"/>
      <w:color w:val="8791A0"/>
      <w:spacing w:val="15"/>
      <w:sz w:val="32"/>
    </w:rPr>
  </w:style>
  <w:style w:type="character" w:styleId="SubtitleChar" w:customStyle="1">
    <w:name w:val="Subtitle Char"/>
    <w:basedOn w:val="DefaultParagraphFont"/>
    <w:link w:val="Subtitle"/>
    <w:uiPriority w:val="11"/>
    <w:rsid w:val="007C2B6A"/>
    <w:rPr>
      <w:rFonts w:ascii="Calibri Light" w:hAnsi="Calibri Light" w:eastAsiaTheme="minorEastAsia"/>
      <w:color w:val="8791A0"/>
      <w:spacing w:val="15"/>
      <w:sz w:val="32"/>
    </w:rPr>
  </w:style>
  <w:style w:type="character" w:styleId="SubtleEmphasis">
    <w:name w:val="Subtle Emphasis"/>
    <w:aliases w:val="Intro paragraph"/>
    <w:basedOn w:val="DefaultParagraphFont"/>
    <w:uiPriority w:val="19"/>
    <w:qFormat/>
    <w:rsid w:val="007C2B6A"/>
    <w:rPr>
      <w:rFonts w:asciiTheme="minorHAnsi" w:hAnsiTheme="minorHAnsi"/>
      <w:i w:val="0"/>
      <w:iCs/>
      <w:color w:val="404040" w:themeColor="text1" w:themeTint="BF"/>
      <w:sz w:val="28"/>
    </w:rPr>
  </w:style>
  <w:style w:type="character" w:styleId="Emphasis">
    <w:name w:val="Emphasis"/>
    <w:aliases w:val="Callout title"/>
    <w:basedOn w:val="DefaultParagraphFont"/>
    <w:uiPriority w:val="20"/>
    <w:qFormat/>
    <w:rsid w:val="007C2B6A"/>
    <w:rPr>
      <w:rFonts w:asciiTheme="minorHAnsi" w:hAnsiTheme="minorHAnsi"/>
      <w:b/>
      <w:i w:val="0"/>
      <w:iCs/>
      <w:color w:val="2B5266"/>
      <w:sz w:val="24"/>
    </w:rPr>
  </w:style>
  <w:style w:type="character" w:styleId="Heading3Char" w:customStyle="1">
    <w:name w:val="Heading 3 Char"/>
    <w:basedOn w:val="DefaultParagraphFont"/>
    <w:link w:val="Heading3"/>
    <w:uiPriority w:val="9"/>
    <w:rsid w:val="00DD45B1"/>
    <w:rPr>
      <w:rFonts w:eastAsiaTheme="majorEastAsia" w:cstheme="majorBidi"/>
      <w:b/>
      <w:color w:val="2B5266"/>
      <w:szCs w:val="24"/>
    </w:rPr>
  </w:style>
  <w:style w:type="character" w:styleId="Hyperlink">
    <w:name w:val="Hyperlink"/>
    <w:basedOn w:val="DefaultParagraphFont"/>
    <w:uiPriority w:val="99"/>
    <w:unhideWhenUsed/>
    <w:rsid w:val="00DD45B1"/>
    <w:rPr>
      <w:color w:val="0563C1" w:themeColor="hyperlink"/>
      <w:u w:val="single"/>
    </w:rPr>
  </w:style>
  <w:style w:type="character" w:styleId="Strong">
    <w:name w:val="Strong"/>
    <w:aliases w:val="Table/Figure title"/>
    <w:basedOn w:val="DefaultParagraphFont"/>
    <w:uiPriority w:val="22"/>
    <w:qFormat/>
    <w:rsid w:val="002F5575"/>
    <w:rPr>
      <w:rFonts w:asciiTheme="minorHAnsi" w:hAnsiTheme="minorHAnsi"/>
      <w:b/>
      <w:bCs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2F5575"/>
    <w:pPr>
      <w:spacing w:after="120"/>
    </w:pPr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rsid w:val="002F5575"/>
    <w:rPr>
      <w:rFonts w:ascii="Calibri Light" w:hAnsi="Calibri Light"/>
      <w:i/>
      <w:iCs/>
      <w:color w:val="404040" w:themeColor="text1" w:themeTint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30888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A30888"/>
    <w:rPr>
      <w:rFonts w:ascii="Calibri Light" w:hAnsi="Calibri Light"/>
      <w:color w:val="404040" w:themeColor="text1" w:themeTint="BF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3088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0888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30888"/>
    <w:rPr>
      <w:rFonts w:ascii="Calibri Light" w:hAnsi="Calibri Light"/>
      <w:color w:val="404040" w:themeColor="text1" w:themeTint="B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30888"/>
    <w:rPr>
      <w:vertAlign w:val="superscript"/>
    </w:rPr>
  </w:style>
  <w:style w:type="paragraph" w:styleId="paragraph" w:customStyle="1">
    <w:name w:val="paragraph"/>
    <w:basedOn w:val="Normal"/>
    <w:rsid w:val="009558F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normaltextrun" w:customStyle="1">
    <w:name w:val="normaltextrun"/>
    <w:basedOn w:val="DefaultParagraphFont"/>
    <w:rsid w:val="009558F0"/>
  </w:style>
  <w:style w:type="character" w:styleId="eop" w:customStyle="1">
    <w:name w:val="eop"/>
    <w:basedOn w:val="DefaultParagraphFont"/>
    <w:rsid w:val="009558F0"/>
  </w:style>
  <w:style w:type="paragraph" w:styleId="NoSpacing">
    <w:name w:val="No Spacing"/>
    <w:uiPriority w:val="1"/>
    <w:qFormat/>
    <w:rsid w:val="005079E2"/>
    <w:pPr>
      <w:spacing w:after="0" w:line="240" w:lineRule="auto"/>
    </w:pPr>
    <w:rPr>
      <w:rFonts w:ascii="Calibri Light" w:hAnsi="Calibri Light"/>
      <w:color w:val="404040" w:themeColor="text1" w:themeTint="BF"/>
    </w:rPr>
  </w:style>
  <w:style w:type="character" w:styleId="wacimagecontainer" w:customStyle="1">
    <w:name w:val="wacimagecontainer"/>
    <w:basedOn w:val="DefaultParagraphFont"/>
    <w:rsid w:val="00A02DCA"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rFonts w:ascii="Calibri Light" w:hAnsi="Calibri Light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822EEB"/>
    <w:pPr>
      <w:spacing w:after="0" w:line="240" w:lineRule="auto"/>
    </w:pPr>
    <w:rPr>
      <w:rFonts w:ascii="Calibri Light" w:hAnsi="Calibri Light"/>
      <w:color w:val="404040" w:themeColor="text1" w:themeTint="BF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035257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14FE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A914FE"/>
    <w:rPr>
      <w:rFonts w:ascii="Calibri Light" w:hAnsi="Calibri Light"/>
      <w:b/>
      <w:b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F068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023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34" /><Relationship Type="http://schemas.openxmlformats.org/officeDocument/2006/relationships/settings" Target="settings.xml" Id="rId7" /><Relationship Type="http://schemas.openxmlformats.org/officeDocument/2006/relationships/image" Target="media/image3.png" Id="rId17" /><Relationship Type="http://schemas.openxmlformats.org/officeDocument/2006/relationships/image" Target="media/image11.jpeg" Id="rId25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mailto:ewframework@aemcorp.com" TargetMode="External" Id="rId11" /><Relationship Type="http://schemas.openxmlformats.org/officeDocument/2006/relationships/image" Target="media/image10.png" Id="rId24" /><Relationship Type="http://schemas.openxmlformats.org/officeDocument/2006/relationships/fontTable" Target="fontTable.xml" Id="rId32" /><Relationship Type="http://schemas.openxmlformats.org/officeDocument/2006/relationships/numbering" Target="numbering.xml" Id="rId5" /><Relationship Type="http://schemas.openxmlformats.org/officeDocument/2006/relationships/image" Target="media/image1.png" Id="rId15" /><Relationship Type="http://schemas.openxmlformats.org/officeDocument/2006/relationships/image" Target="media/image9.png" Id="rId23" /><Relationship Type="http://schemas.openxmlformats.org/officeDocument/2006/relationships/footer" Target="footer1.xml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footer" Target="footer3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github.com/CEDS-Collaborative-Exchange/Education-to-Workforce-Indicator-Framework/tree/main/Essential%20Question%2014" TargetMode="External" Id="rId14" /><Relationship Type="http://schemas.openxmlformats.org/officeDocument/2006/relationships/image" Target="media/image8.png" Id="rId22" /><Relationship Type="http://schemas.openxmlformats.org/officeDocument/2006/relationships/header" Target="header1.xml" Id="rId27" /><Relationship Type="http://schemas.openxmlformats.org/officeDocument/2006/relationships/header" Target="header2.xml" Id="rId30" /><Relationship Type="http://schemas.openxmlformats.org/officeDocument/2006/relationships/webSettings" Target="webSettings.xml" Id="rId8" /><Relationship Type="http://schemas.openxmlformats.org/officeDocument/2006/relationships/hyperlink" Target="https://www.educationtoworkforce.org/indicators" TargetMode="External" Id="Rff7c441df4e444d3" /><Relationship Type="http://schemas.openxmlformats.org/officeDocument/2006/relationships/hyperlink" Target="https://ceds.ed.gov/connectFind.aspx?abbr=1" TargetMode="External" Id="R1d8fe976edb74cfd" /><Relationship Type="http://schemas.openxmlformats.org/officeDocument/2006/relationships/hyperlink" Target="https://github.com/CEDS-Collaborative-Exchange/Education-to-Workforce-Indicator-Framework/tree/main/Indicators/Postsecondary%20enrollment%20directly%20after%20high%20school%20graduation" TargetMode="External" Id="R16e057c94f9b4ed2" /><Relationship Type="http://schemas.openxmlformats.org/officeDocument/2006/relationships/hyperlink" Target="mailto:ewframework@aemcorp.com" TargetMode="External" Id="R35918bb441534016" /><Relationship Type="http://schemas.openxmlformats.org/officeDocument/2006/relationships/image" Target="/media/imagec.png" Id="R312c27ce787947b5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ec17b65-4dfe-4c13-a45f-afbe0535f97f" xsi:nil="true"/>
    <lcf76f155ced4ddcb4097134ff3c332f xmlns="c13bf5d4-dea9-47d3-9ac8-ab8cbf70ce39">
      <Terms xmlns="http://schemas.microsoft.com/office/infopath/2007/PartnerControls"/>
    </lcf76f155ced4ddcb4097134ff3c332f>
    <SharedWithUsers xmlns="4ec17b65-4dfe-4c13-a45f-afbe0535f97f">
      <UserInfo>
        <DisplayName>Arsham Zamani</DisplayName>
        <AccountId>215</AccountId>
        <AccountType/>
      </UserInfo>
      <UserInfo>
        <DisplayName>Miki Imura</DisplayName>
        <AccountId>124</AccountId>
        <AccountType/>
      </UserInfo>
      <UserInfo>
        <DisplayName>Bill Huennekens (He/Him)</DisplayName>
        <AccountId>13</AccountId>
        <AccountType/>
      </UserInfo>
      <UserInfo>
        <DisplayName>Gena Peth</DisplayName>
        <AccountId>146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9315C25028F14188A1C932D6D661EE" ma:contentTypeVersion="13" ma:contentTypeDescription="Create a new document." ma:contentTypeScope="" ma:versionID="078622b35d72bc7a9674243d2b30ef2e">
  <xsd:schema xmlns:xsd="http://www.w3.org/2001/XMLSchema" xmlns:xs="http://www.w3.org/2001/XMLSchema" xmlns:p="http://schemas.microsoft.com/office/2006/metadata/properties" xmlns:ns2="c13bf5d4-dea9-47d3-9ac8-ab8cbf70ce39" xmlns:ns3="4ec17b65-4dfe-4c13-a45f-afbe0535f97f" targetNamespace="http://schemas.microsoft.com/office/2006/metadata/properties" ma:root="true" ma:fieldsID="e36ccb73a4afb42654aa7074cb5c1ae4" ns2:_="" ns3:_="">
    <xsd:import namespace="c13bf5d4-dea9-47d3-9ac8-ab8cbf70ce39"/>
    <xsd:import namespace="4ec17b65-4dfe-4c13-a45f-afbe0535f9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3bf5d4-dea9-47d3-9ac8-ab8cbf70ce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7cd40567-abf2-423e-8514-1118c328f7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c17b65-4dfe-4c13-a45f-afbe0535f97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b833dd6b-44f3-40ff-a12f-52b6be0e59d4}" ma:internalName="TaxCatchAll" ma:showField="CatchAllData" ma:web="4ec17b65-4dfe-4c13-a45f-afbe0535f97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9FDC3C-36FA-4398-AEA8-269EAC60B51D}">
  <ds:schemaRefs>
    <ds:schemaRef ds:uri="http://schemas.microsoft.com/office/2006/metadata/properties"/>
    <ds:schemaRef ds:uri="http://schemas.microsoft.com/office/infopath/2007/PartnerControls"/>
    <ds:schemaRef ds:uri="4ec17b65-4dfe-4c13-a45f-afbe0535f97f"/>
    <ds:schemaRef ds:uri="c13bf5d4-dea9-47d3-9ac8-ab8cbf70ce39"/>
  </ds:schemaRefs>
</ds:datastoreItem>
</file>

<file path=customXml/itemProps2.xml><?xml version="1.0" encoding="utf-8"?>
<ds:datastoreItem xmlns:ds="http://schemas.openxmlformats.org/officeDocument/2006/customXml" ds:itemID="{52722F3D-BC18-4870-92F2-AEDB9791007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B538189-5D63-4A01-8813-525DE20771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D8509C-3881-49ED-9A70-93F6FAEB9E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3bf5d4-dea9-47d3-9ac8-ab8cbf70ce39"/>
    <ds:schemaRef ds:uri="4ec17b65-4dfe-4c13-a45f-afbe0535f9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935fdd13-c9cc-415d-aa16-466354584842}" enabled="1" method="Privileged" siteId="{7a41925e-f697-4f7c-bec3-0470887ac752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CIID-Brief-TEMPLATE</dc:title>
  <dc:subject/>
  <dc:creator>Anthea Brady</dc:creator>
  <keywords/>
  <dc:description/>
  <lastModifiedBy>Arsham Zamani</lastModifiedBy>
  <revision>237</revision>
  <lastPrinted>2014-12-11T18:16:00.0000000Z</lastPrinted>
  <dcterms:created xsi:type="dcterms:W3CDTF">2024-10-10T19:13:00.0000000Z</dcterms:created>
  <dcterms:modified xsi:type="dcterms:W3CDTF">2024-10-21T13:46:07.8326464Z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0x010100589315C25028F14188A1C932D6D661EE</vt:lpwstr>
  </property>
  <property fmtid="{D5CDD505-2E9C-101B-9397-08002B2CF9AE}" pid="3" name="_dlc_DocIdItemGuid">
    <vt:lpwstr>09a4b976-0f20-4a8a-882e-2e24ae3efdc5</vt:lpwstr>
  </property>
  <property fmtid="{D5CDD505-2E9C-101B-9397-08002B2CF9AE}" pid="4" name="MediaServiceImageTags">
    <vt:lpwstr/>
  </property>
  <property fmtid="{D5CDD505-2E9C-101B-9397-08002B2CF9AE}" pid="5" name="ClassificationContentMarkingFooterShapeIds">
    <vt:lpwstr>6b107bf9,32ac88dc,99e915e</vt:lpwstr>
  </property>
  <property fmtid="{D5CDD505-2E9C-101B-9397-08002B2CF9AE}" pid="6" name="ClassificationContentMarkingFooterFontProps">
    <vt:lpwstr>#ff0000,12,Calibri</vt:lpwstr>
  </property>
  <property fmtid="{D5CDD505-2E9C-101B-9397-08002B2CF9AE}" pid="7" name="ClassificationContentMarkingFooterText">
    <vt:lpwstr>Internal Use</vt:lpwstr>
  </property>
</Properties>
</file>